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3F6B3" w14:textId="77777777" w:rsidR="001124EF" w:rsidRPr="001124EF" w:rsidRDefault="001124EF" w:rsidP="001124E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124EF">
        <w:rPr>
          <w:rFonts w:ascii="Times New Roman" w:eastAsia="Times New Roman" w:hAnsi="Times New Roman" w:cs="Times New Roman"/>
          <w:b/>
          <w:bCs/>
          <w:kern w:val="36"/>
          <w:sz w:val="48"/>
          <w:szCs w:val="48"/>
          <w:lang w:eastAsia="en-IN"/>
        </w:rPr>
        <w:t>Basic Syntax</w:t>
      </w:r>
    </w:p>
    <w:p w14:paraId="1A9BDB4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Markdown elements outlined in the original design document.</w:t>
      </w:r>
    </w:p>
    <w:p w14:paraId="68386A71"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Overview</w:t>
      </w:r>
    </w:p>
    <w:p w14:paraId="5758529B"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Nearly all Markdown applications support the basic syntax outlined in the original Markdown design document. There are minor variations and discrepancies between Markdown processors — those are noted inline wherever possible.</w:t>
      </w:r>
    </w:p>
    <w:p w14:paraId="7265F12D"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Headings</w:t>
      </w:r>
    </w:p>
    <w:p w14:paraId="4BE248A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create a heading, add number signs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in front of a word or phrase. The number of number signs you use should correspond to the heading level. For example, to create a heading level three (</w:t>
      </w:r>
      <w:r w:rsidRPr="001124EF">
        <w:rPr>
          <w:rFonts w:ascii="Courier New" w:eastAsia="Times New Roman" w:hAnsi="Courier New" w:cs="Courier New"/>
          <w:sz w:val="20"/>
          <w:lang w:eastAsia="en-IN"/>
        </w:rPr>
        <w:t>&lt;h3&gt;</w:t>
      </w:r>
      <w:r w:rsidRPr="001124EF">
        <w:rPr>
          <w:rFonts w:ascii="Times New Roman" w:eastAsia="Times New Roman" w:hAnsi="Times New Roman" w:cs="Times New Roman"/>
          <w:sz w:val="24"/>
          <w:szCs w:val="24"/>
          <w:lang w:eastAsia="en-IN"/>
        </w:rPr>
        <w:t xml:space="preserve">), use three number signs (e.g., </w:t>
      </w:r>
      <w:r w:rsidRPr="001124EF">
        <w:rPr>
          <w:rFonts w:ascii="Courier New" w:eastAsia="Times New Roman" w:hAnsi="Courier New" w:cs="Courier New"/>
          <w:sz w:val="20"/>
          <w:lang w:eastAsia="en-IN"/>
        </w:rPr>
        <w:t>### My Header</w:t>
      </w:r>
      <w:r w:rsidRPr="001124EF">
        <w:rPr>
          <w:rFonts w:ascii="Times New Roman" w:eastAsia="Times New Roman" w:hAnsi="Times New Roman" w:cs="Times New Roman"/>
          <w:sz w:val="24"/>
          <w:szCs w:val="24"/>
          <w:lang w:eastAsia="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6"/>
        <w:gridCol w:w="2941"/>
        <w:gridCol w:w="3222"/>
      </w:tblGrid>
      <w:tr w:rsidR="001124EF" w:rsidRPr="001124EF" w14:paraId="0E18E86C" w14:textId="77777777" w:rsidTr="001124EF">
        <w:trPr>
          <w:tblHeader/>
          <w:tblCellSpacing w:w="15" w:type="dxa"/>
        </w:trPr>
        <w:tc>
          <w:tcPr>
            <w:tcW w:w="0" w:type="auto"/>
            <w:vAlign w:val="center"/>
            <w:hideMark/>
          </w:tcPr>
          <w:p w14:paraId="430916F0"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w:t>
            </w:r>
          </w:p>
        </w:tc>
        <w:tc>
          <w:tcPr>
            <w:tcW w:w="0" w:type="auto"/>
            <w:vAlign w:val="center"/>
            <w:hideMark/>
          </w:tcPr>
          <w:p w14:paraId="4EC1D5D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HTML</w:t>
            </w:r>
          </w:p>
        </w:tc>
        <w:tc>
          <w:tcPr>
            <w:tcW w:w="0" w:type="auto"/>
            <w:vAlign w:val="center"/>
            <w:hideMark/>
          </w:tcPr>
          <w:p w14:paraId="7D35A571"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Rendered Output</w:t>
            </w:r>
          </w:p>
        </w:tc>
      </w:tr>
      <w:tr w:rsidR="001124EF" w:rsidRPr="001124EF" w14:paraId="37FEFDBA" w14:textId="77777777" w:rsidTr="001124EF">
        <w:trPr>
          <w:tblCellSpacing w:w="15" w:type="dxa"/>
        </w:trPr>
        <w:tc>
          <w:tcPr>
            <w:tcW w:w="0" w:type="auto"/>
            <w:vAlign w:val="center"/>
            <w:hideMark/>
          </w:tcPr>
          <w:p w14:paraId="6C994130"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Heading level 1</w:t>
            </w:r>
          </w:p>
        </w:tc>
        <w:tc>
          <w:tcPr>
            <w:tcW w:w="0" w:type="auto"/>
            <w:vAlign w:val="center"/>
            <w:hideMark/>
          </w:tcPr>
          <w:p w14:paraId="4E66B2F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&lt;h1&gt;Heading level 1&lt;/h1&gt;</w:t>
            </w:r>
          </w:p>
        </w:tc>
        <w:tc>
          <w:tcPr>
            <w:tcW w:w="0" w:type="auto"/>
            <w:vAlign w:val="center"/>
            <w:hideMark/>
          </w:tcPr>
          <w:p w14:paraId="54ED8B1F" w14:textId="77777777" w:rsidR="001124EF" w:rsidRPr="001124EF" w:rsidRDefault="001124EF" w:rsidP="001124E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124EF">
              <w:rPr>
                <w:rFonts w:ascii="Times New Roman" w:eastAsia="Times New Roman" w:hAnsi="Times New Roman" w:cs="Times New Roman"/>
                <w:b/>
                <w:bCs/>
                <w:kern w:val="36"/>
                <w:sz w:val="48"/>
                <w:szCs w:val="48"/>
                <w:lang w:eastAsia="en-IN"/>
              </w:rPr>
              <w:t>Heading level 1</w:t>
            </w:r>
          </w:p>
        </w:tc>
      </w:tr>
      <w:tr w:rsidR="001124EF" w:rsidRPr="001124EF" w14:paraId="0EDA0328" w14:textId="77777777" w:rsidTr="001124EF">
        <w:trPr>
          <w:tblCellSpacing w:w="15" w:type="dxa"/>
        </w:trPr>
        <w:tc>
          <w:tcPr>
            <w:tcW w:w="0" w:type="auto"/>
            <w:vAlign w:val="center"/>
            <w:hideMark/>
          </w:tcPr>
          <w:p w14:paraId="4C589DC3"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Heading level 2</w:t>
            </w:r>
          </w:p>
        </w:tc>
        <w:tc>
          <w:tcPr>
            <w:tcW w:w="0" w:type="auto"/>
            <w:vAlign w:val="center"/>
            <w:hideMark/>
          </w:tcPr>
          <w:p w14:paraId="7EA92FD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&lt;h2&gt;Heading level 2&lt;/h2&gt;</w:t>
            </w:r>
          </w:p>
        </w:tc>
        <w:tc>
          <w:tcPr>
            <w:tcW w:w="0" w:type="auto"/>
            <w:vAlign w:val="center"/>
            <w:hideMark/>
          </w:tcPr>
          <w:p w14:paraId="3B9CF118"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Heading level 2</w:t>
            </w:r>
          </w:p>
        </w:tc>
      </w:tr>
      <w:tr w:rsidR="001124EF" w:rsidRPr="001124EF" w14:paraId="55A8DD28" w14:textId="77777777" w:rsidTr="001124EF">
        <w:trPr>
          <w:tblCellSpacing w:w="15" w:type="dxa"/>
        </w:trPr>
        <w:tc>
          <w:tcPr>
            <w:tcW w:w="0" w:type="auto"/>
            <w:vAlign w:val="center"/>
            <w:hideMark/>
          </w:tcPr>
          <w:p w14:paraId="5CB7DC69"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Heading level 3</w:t>
            </w:r>
          </w:p>
        </w:tc>
        <w:tc>
          <w:tcPr>
            <w:tcW w:w="0" w:type="auto"/>
            <w:vAlign w:val="center"/>
            <w:hideMark/>
          </w:tcPr>
          <w:p w14:paraId="148FA1E8"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&lt;h3&gt;Heading level 3&lt;/h3&gt;</w:t>
            </w:r>
          </w:p>
        </w:tc>
        <w:tc>
          <w:tcPr>
            <w:tcW w:w="0" w:type="auto"/>
            <w:vAlign w:val="center"/>
            <w:hideMark/>
          </w:tcPr>
          <w:p w14:paraId="6542FB20"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Heading level 3</w:t>
            </w:r>
          </w:p>
        </w:tc>
      </w:tr>
      <w:tr w:rsidR="001124EF" w:rsidRPr="001124EF" w14:paraId="6FE73BA7" w14:textId="77777777" w:rsidTr="001124EF">
        <w:trPr>
          <w:tblCellSpacing w:w="15" w:type="dxa"/>
        </w:trPr>
        <w:tc>
          <w:tcPr>
            <w:tcW w:w="0" w:type="auto"/>
            <w:vAlign w:val="center"/>
            <w:hideMark/>
          </w:tcPr>
          <w:p w14:paraId="4A391BE6"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Heading level 4</w:t>
            </w:r>
          </w:p>
        </w:tc>
        <w:tc>
          <w:tcPr>
            <w:tcW w:w="0" w:type="auto"/>
            <w:vAlign w:val="center"/>
            <w:hideMark/>
          </w:tcPr>
          <w:p w14:paraId="0BF034A1"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&lt;h4&gt;Heading level 4&lt;/h4&gt;</w:t>
            </w:r>
          </w:p>
        </w:tc>
        <w:tc>
          <w:tcPr>
            <w:tcW w:w="0" w:type="auto"/>
            <w:vAlign w:val="center"/>
            <w:hideMark/>
          </w:tcPr>
          <w:p w14:paraId="191FB173"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Heading level 4</w:t>
            </w:r>
          </w:p>
        </w:tc>
      </w:tr>
      <w:tr w:rsidR="001124EF" w:rsidRPr="001124EF" w14:paraId="6D80BF97" w14:textId="77777777" w:rsidTr="001124EF">
        <w:trPr>
          <w:tblCellSpacing w:w="15" w:type="dxa"/>
        </w:trPr>
        <w:tc>
          <w:tcPr>
            <w:tcW w:w="0" w:type="auto"/>
            <w:vAlign w:val="center"/>
            <w:hideMark/>
          </w:tcPr>
          <w:p w14:paraId="14E85C53"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Heading level 5</w:t>
            </w:r>
          </w:p>
        </w:tc>
        <w:tc>
          <w:tcPr>
            <w:tcW w:w="0" w:type="auto"/>
            <w:vAlign w:val="center"/>
            <w:hideMark/>
          </w:tcPr>
          <w:p w14:paraId="312A89E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&lt;h5&gt;Heading level 5&lt;/h5&gt;</w:t>
            </w:r>
          </w:p>
        </w:tc>
        <w:tc>
          <w:tcPr>
            <w:tcW w:w="0" w:type="auto"/>
            <w:vAlign w:val="center"/>
            <w:hideMark/>
          </w:tcPr>
          <w:p w14:paraId="47FA6EFD" w14:textId="77777777" w:rsidR="001124EF" w:rsidRPr="001124EF" w:rsidRDefault="001124EF" w:rsidP="001124EF">
            <w:pPr>
              <w:spacing w:before="100" w:beforeAutospacing="1" w:after="100" w:afterAutospacing="1" w:line="240" w:lineRule="auto"/>
              <w:outlineLvl w:val="4"/>
              <w:rPr>
                <w:rFonts w:ascii="Times New Roman" w:eastAsia="Times New Roman" w:hAnsi="Times New Roman" w:cs="Times New Roman"/>
                <w:b/>
                <w:bCs/>
                <w:sz w:val="20"/>
                <w:lang w:eastAsia="en-IN"/>
              </w:rPr>
            </w:pPr>
            <w:r w:rsidRPr="001124EF">
              <w:rPr>
                <w:rFonts w:ascii="Times New Roman" w:eastAsia="Times New Roman" w:hAnsi="Times New Roman" w:cs="Times New Roman"/>
                <w:b/>
                <w:bCs/>
                <w:sz w:val="20"/>
                <w:lang w:eastAsia="en-IN"/>
              </w:rPr>
              <w:t>Heading level 5</w:t>
            </w:r>
          </w:p>
        </w:tc>
      </w:tr>
      <w:tr w:rsidR="001124EF" w:rsidRPr="001124EF" w14:paraId="6E2CB319" w14:textId="77777777" w:rsidTr="001124EF">
        <w:trPr>
          <w:tblCellSpacing w:w="15" w:type="dxa"/>
        </w:trPr>
        <w:tc>
          <w:tcPr>
            <w:tcW w:w="0" w:type="auto"/>
            <w:vAlign w:val="center"/>
            <w:hideMark/>
          </w:tcPr>
          <w:p w14:paraId="7F43025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Heading level 6</w:t>
            </w:r>
          </w:p>
        </w:tc>
        <w:tc>
          <w:tcPr>
            <w:tcW w:w="0" w:type="auto"/>
            <w:vAlign w:val="center"/>
            <w:hideMark/>
          </w:tcPr>
          <w:p w14:paraId="48BD6818"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&lt;h6&gt;Heading level 6&lt;/h6&gt;</w:t>
            </w:r>
          </w:p>
        </w:tc>
        <w:tc>
          <w:tcPr>
            <w:tcW w:w="0" w:type="auto"/>
            <w:vAlign w:val="center"/>
            <w:hideMark/>
          </w:tcPr>
          <w:p w14:paraId="254F4C3E" w14:textId="77777777" w:rsidR="001124EF" w:rsidRPr="001124EF" w:rsidRDefault="001124EF" w:rsidP="001124EF">
            <w:pPr>
              <w:spacing w:before="100" w:beforeAutospacing="1" w:after="100" w:afterAutospacing="1" w:line="240" w:lineRule="auto"/>
              <w:outlineLvl w:val="5"/>
              <w:rPr>
                <w:rFonts w:ascii="Times New Roman" w:eastAsia="Times New Roman" w:hAnsi="Times New Roman" w:cs="Times New Roman"/>
                <w:b/>
                <w:bCs/>
                <w:sz w:val="15"/>
                <w:szCs w:val="15"/>
                <w:lang w:eastAsia="en-IN"/>
              </w:rPr>
            </w:pPr>
            <w:r w:rsidRPr="001124EF">
              <w:rPr>
                <w:rFonts w:ascii="Times New Roman" w:eastAsia="Times New Roman" w:hAnsi="Times New Roman" w:cs="Times New Roman"/>
                <w:b/>
                <w:bCs/>
                <w:sz w:val="15"/>
                <w:szCs w:val="15"/>
                <w:lang w:eastAsia="en-IN"/>
              </w:rPr>
              <w:t>Heading level 6</w:t>
            </w:r>
          </w:p>
        </w:tc>
      </w:tr>
    </w:tbl>
    <w:p w14:paraId="43DFB859"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Alternate Syntax</w:t>
      </w:r>
    </w:p>
    <w:p w14:paraId="78B0085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Alternatively, on the line below the text, add any number of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xml:space="preserve"> characters for heading level 1 or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xml:space="preserve"> characters for heading level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6"/>
        <w:gridCol w:w="2941"/>
        <w:gridCol w:w="3222"/>
      </w:tblGrid>
      <w:tr w:rsidR="001124EF" w:rsidRPr="001124EF" w14:paraId="44165D5C" w14:textId="77777777" w:rsidTr="001124EF">
        <w:trPr>
          <w:tblHeader/>
          <w:tblCellSpacing w:w="15" w:type="dxa"/>
        </w:trPr>
        <w:tc>
          <w:tcPr>
            <w:tcW w:w="0" w:type="auto"/>
            <w:vAlign w:val="center"/>
            <w:hideMark/>
          </w:tcPr>
          <w:p w14:paraId="143C1167"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w:t>
            </w:r>
          </w:p>
        </w:tc>
        <w:tc>
          <w:tcPr>
            <w:tcW w:w="0" w:type="auto"/>
            <w:vAlign w:val="center"/>
            <w:hideMark/>
          </w:tcPr>
          <w:p w14:paraId="5F744733"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HTML</w:t>
            </w:r>
          </w:p>
        </w:tc>
        <w:tc>
          <w:tcPr>
            <w:tcW w:w="0" w:type="auto"/>
            <w:vAlign w:val="center"/>
            <w:hideMark/>
          </w:tcPr>
          <w:p w14:paraId="0ADC64DE"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Rendered Output</w:t>
            </w:r>
          </w:p>
        </w:tc>
      </w:tr>
      <w:tr w:rsidR="001124EF" w:rsidRPr="001124EF" w14:paraId="37AAD3B1" w14:textId="77777777" w:rsidTr="001124EF">
        <w:trPr>
          <w:tblCellSpacing w:w="15" w:type="dxa"/>
        </w:trPr>
        <w:tc>
          <w:tcPr>
            <w:tcW w:w="0" w:type="auto"/>
            <w:vAlign w:val="center"/>
            <w:hideMark/>
          </w:tcPr>
          <w:p w14:paraId="29085B8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Heading level 1</w:t>
            </w:r>
            <w:r w:rsidRPr="001124EF">
              <w:rPr>
                <w:rFonts w:ascii="Courier New" w:eastAsia="Times New Roman" w:hAnsi="Courier New" w:cs="Courier New"/>
                <w:sz w:val="20"/>
                <w:lang w:eastAsia="en-IN"/>
              </w:rPr>
              <w:br/>
              <w:t>===============</w:t>
            </w:r>
          </w:p>
        </w:tc>
        <w:tc>
          <w:tcPr>
            <w:tcW w:w="0" w:type="auto"/>
            <w:vAlign w:val="center"/>
            <w:hideMark/>
          </w:tcPr>
          <w:p w14:paraId="40AD14DA"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&lt;h1&gt;Heading level 1&lt;/h1&gt;</w:t>
            </w:r>
          </w:p>
        </w:tc>
        <w:tc>
          <w:tcPr>
            <w:tcW w:w="0" w:type="auto"/>
            <w:vAlign w:val="center"/>
            <w:hideMark/>
          </w:tcPr>
          <w:p w14:paraId="4B05C6DC" w14:textId="77777777" w:rsidR="001124EF" w:rsidRPr="001124EF" w:rsidRDefault="001124EF" w:rsidP="001124E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124EF">
              <w:rPr>
                <w:rFonts w:ascii="Times New Roman" w:eastAsia="Times New Roman" w:hAnsi="Times New Roman" w:cs="Times New Roman"/>
                <w:b/>
                <w:bCs/>
                <w:kern w:val="36"/>
                <w:sz w:val="48"/>
                <w:szCs w:val="48"/>
                <w:lang w:eastAsia="en-IN"/>
              </w:rPr>
              <w:t>Heading level 1</w:t>
            </w:r>
          </w:p>
        </w:tc>
      </w:tr>
      <w:tr w:rsidR="001124EF" w:rsidRPr="001124EF" w14:paraId="4AE21A0D" w14:textId="77777777" w:rsidTr="001124EF">
        <w:trPr>
          <w:tblCellSpacing w:w="15" w:type="dxa"/>
        </w:trPr>
        <w:tc>
          <w:tcPr>
            <w:tcW w:w="0" w:type="auto"/>
            <w:vAlign w:val="center"/>
            <w:hideMark/>
          </w:tcPr>
          <w:p w14:paraId="2F880B1D"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Heading level 2</w:t>
            </w:r>
            <w:r w:rsidRPr="001124EF">
              <w:rPr>
                <w:rFonts w:ascii="Courier New" w:eastAsia="Times New Roman" w:hAnsi="Courier New" w:cs="Courier New"/>
                <w:sz w:val="20"/>
                <w:lang w:eastAsia="en-IN"/>
              </w:rPr>
              <w:br/>
              <w:t>---------------</w:t>
            </w:r>
          </w:p>
        </w:tc>
        <w:tc>
          <w:tcPr>
            <w:tcW w:w="0" w:type="auto"/>
            <w:vAlign w:val="center"/>
            <w:hideMark/>
          </w:tcPr>
          <w:p w14:paraId="111F1AE6"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&lt;h2&gt;Heading level 2&lt;/h2&gt;</w:t>
            </w:r>
          </w:p>
        </w:tc>
        <w:tc>
          <w:tcPr>
            <w:tcW w:w="0" w:type="auto"/>
            <w:vAlign w:val="center"/>
            <w:hideMark/>
          </w:tcPr>
          <w:p w14:paraId="7157A858"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Heading level 2</w:t>
            </w:r>
          </w:p>
        </w:tc>
      </w:tr>
    </w:tbl>
    <w:p w14:paraId="5F0E35B8"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Heading Best Practices</w:t>
      </w:r>
    </w:p>
    <w:p w14:paraId="3F2FBB3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Markdown applications don’t agree on how to handle a missing space between the number signs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and the heading name. For compatibility, always put a space between the number signs and the heading name.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6"/>
        <w:gridCol w:w="2116"/>
      </w:tblGrid>
      <w:tr w:rsidR="001124EF" w:rsidRPr="001124EF" w14:paraId="01FE0CB9" w14:textId="77777777" w:rsidTr="001124EF">
        <w:trPr>
          <w:tblHeader/>
          <w:tblCellSpacing w:w="15" w:type="dxa"/>
        </w:trPr>
        <w:tc>
          <w:tcPr>
            <w:tcW w:w="0" w:type="auto"/>
            <w:vAlign w:val="center"/>
            <w:hideMark/>
          </w:tcPr>
          <w:p w14:paraId="252F2CD7"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w:t>
            </w:r>
            <w:proofErr w:type="gramEnd"/>
            <w:r w:rsidRPr="001124EF">
              <w:rPr>
                <w:rFonts w:ascii="Times New Roman" w:eastAsia="Times New Roman" w:hAnsi="Times New Roman" w:cs="Times New Roman"/>
                <w:b/>
                <w:bCs/>
                <w:sz w:val="24"/>
                <w:szCs w:val="24"/>
                <w:lang w:eastAsia="en-IN"/>
              </w:rPr>
              <w:t xml:space="preserve"> this</w:t>
            </w:r>
          </w:p>
        </w:tc>
        <w:tc>
          <w:tcPr>
            <w:tcW w:w="0" w:type="auto"/>
            <w:vAlign w:val="center"/>
            <w:hideMark/>
          </w:tcPr>
          <w:p w14:paraId="1DD7FC7D"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Don't</w:t>
            </w:r>
            <w:proofErr w:type="gramEnd"/>
            <w:r w:rsidRPr="001124EF">
              <w:rPr>
                <w:rFonts w:ascii="Times New Roman" w:eastAsia="Times New Roman" w:hAnsi="Times New Roman" w:cs="Times New Roman"/>
                <w:b/>
                <w:bCs/>
                <w:sz w:val="24"/>
                <w:szCs w:val="24"/>
                <w:lang w:eastAsia="en-IN"/>
              </w:rPr>
              <w:t xml:space="preserve"> do this</w:t>
            </w:r>
          </w:p>
        </w:tc>
      </w:tr>
      <w:tr w:rsidR="001124EF" w:rsidRPr="001124EF" w14:paraId="4A302149" w14:textId="77777777" w:rsidTr="001124EF">
        <w:trPr>
          <w:tblCellSpacing w:w="15" w:type="dxa"/>
        </w:trPr>
        <w:tc>
          <w:tcPr>
            <w:tcW w:w="0" w:type="auto"/>
            <w:vAlign w:val="center"/>
            <w:hideMark/>
          </w:tcPr>
          <w:p w14:paraId="0A3AC95C" w14:textId="77777777" w:rsidR="001124EF" w:rsidRPr="001124EF" w:rsidRDefault="001124EF" w:rsidP="001124EF">
            <w:pPr>
              <w:spacing w:after="24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Here's a Heading</w:t>
            </w:r>
          </w:p>
        </w:tc>
        <w:tc>
          <w:tcPr>
            <w:tcW w:w="0" w:type="auto"/>
            <w:vAlign w:val="center"/>
            <w:hideMark/>
          </w:tcPr>
          <w:p w14:paraId="0C4B921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#Here's a Heading </w:t>
            </w:r>
          </w:p>
        </w:tc>
      </w:tr>
    </w:tbl>
    <w:p w14:paraId="3379CD28"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You should also put blank lines before and after a heading for compatibility.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7"/>
        <w:gridCol w:w="5269"/>
      </w:tblGrid>
      <w:tr w:rsidR="001124EF" w:rsidRPr="001124EF" w14:paraId="191B8B53" w14:textId="77777777" w:rsidTr="001124EF">
        <w:trPr>
          <w:tblHeader/>
          <w:tblCellSpacing w:w="15" w:type="dxa"/>
        </w:trPr>
        <w:tc>
          <w:tcPr>
            <w:tcW w:w="0" w:type="auto"/>
            <w:vAlign w:val="center"/>
            <w:hideMark/>
          </w:tcPr>
          <w:p w14:paraId="62C0501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w:t>
            </w:r>
            <w:proofErr w:type="gramEnd"/>
            <w:r w:rsidRPr="001124EF">
              <w:rPr>
                <w:rFonts w:ascii="Times New Roman" w:eastAsia="Times New Roman" w:hAnsi="Times New Roman" w:cs="Times New Roman"/>
                <w:b/>
                <w:bCs/>
                <w:sz w:val="24"/>
                <w:szCs w:val="24"/>
                <w:lang w:eastAsia="en-IN"/>
              </w:rPr>
              <w:t xml:space="preserve"> this</w:t>
            </w:r>
          </w:p>
        </w:tc>
        <w:tc>
          <w:tcPr>
            <w:tcW w:w="0" w:type="auto"/>
            <w:vAlign w:val="center"/>
            <w:hideMark/>
          </w:tcPr>
          <w:p w14:paraId="06CD9D63"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Don't</w:t>
            </w:r>
            <w:proofErr w:type="gramEnd"/>
            <w:r w:rsidRPr="001124EF">
              <w:rPr>
                <w:rFonts w:ascii="Times New Roman" w:eastAsia="Times New Roman" w:hAnsi="Times New Roman" w:cs="Times New Roman"/>
                <w:b/>
                <w:bCs/>
                <w:sz w:val="24"/>
                <w:szCs w:val="24"/>
                <w:lang w:eastAsia="en-IN"/>
              </w:rPr>
              <w:t xml:space="preserve"> do this</w:t>
            </w:r>
          </w:p>
        </w:tc>
      </w:tr>
      <w:tr w:rsidR="001124EF" w:rsidRPr="001124EF" w14:paraId="23F09C8C" w14:textId="77777777" w:rsidTr="001124EF">
        <w:trPr>
          <w:tblCellSpacing w:w="15" w:type="dxa"/>
        </w:trPr>
        <w:tc>
          <w:tcPr>
            <w:tcW w:w="0" w:type="auto"/>
            <w:vAlign w:val="center"/>
            <w:hideMark/>
          </w:tcPr>
          <w:p w14:paraId="50BCB702"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Try to put a blank line before...</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 Heading</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 xml:space="preserve">...and after a heading. </w:t>
            </w:r>
          </w:p>
        </w:tc>
        <w:tc>
          <w:tcPr>
            <w:tcW w:w="0" w:type="auto"/>
            <w:vAlign w:val="center"/>
            <w:hideMark/>
          </w:tcPr>
          <w:p w14:paraId="72C5A8FB"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Without blank lines, this might not look right.</w:t>
            </w:r>
            <w:r w:rsidRPr="001124EF">
              <w:rPr>
                <w:rFonts w:ascii="Courier New" w:eastAsia="Times New Roman" w:hAnsi="Courier New" w:cs="Courier New"/>
                <w:sz w:val="20"/>
                <w:lang w:eastAsia="en-IN"/>
              </w:rPr>
              <w:br/>
              <w:t># Heading</w:t>
            </w:r>
            <w:r w:rsidRPr="001124EF">
              <w:rPr>
                <w:rFonts w:ascii="Courier New" w:eastAsia="Times New Roman" w:hAnsi="Courier New" w:cs="Courier New"/>
                <w:sz w:val="20"/>
                <w:lang w:eastAsia="en-IN"/>
              </w:rPr>
              <w:br/>
              <w:t xml:space="preserve">Don't do this! </w:t>
            </w:r>
          </w:p>
        </w:tc>
      </w:tr>
    </w:tbl>
    <w:p w14:paraId="60B267F8"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Paragraphs</w:t>
      </w:r>
    </w:p>
    <w:p w14:paraId="374B8F6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create paragraphs, use a blank line to separate one or more lines of text.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2"/>
        <w:gridCol w:w="3511"/>
        <w:gridCol w:w="2523"/>
      </w:tblGrid>
      <w:tr w:rsidR="001124EF" w:rsidRPr="001124EF" w14:paraId="11F84F99" w14:textId="77777777" w:rsidTr="001124EF">
        <w:trPr>
          <w:tblHeader/>
          <w:tblCellSpacing w:w="15" w:type="dxa"/>
        </w:trPr>
        <w:tc>
          <w:tcPr>
            <w:tcW w:w="0" w:type="auto"/>
            <w:vAlign w:val="center"/>
            <w:hideMark/>
          </w:tcPr>
          <w:p w14:paraId="68C8407F"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w:t>
            </w:r>
          </w:p>
        </w:tc>
        <w:tc>
          <w:tcPr>
            <w:tcW w:w="0" w:type="auto"/>
            <w:vAlign w:val="center"/>
            <w:hideMark/>
          </w:tcPr>
          <w:p w14:paraId="655F342E"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HTML</w:t>
            </w:r>
          </w:p>
        </w:tc>
        <w:tc>
          <w:tcPr>
            <w:tcW w:w="0" w:type="auto"/>
            <w:vAlign w:val="center"/>
            <w:hideMark/>
          </w:tcPr>
          <w:p w14:paraId="1061C612"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Rendered Output</w:t>
            </w:r>
          </w:p>
        </w:tc>
      </w:tr>
      <w:tr w:rsidR="001124EF" w:rsidRPr="001124EF" w14:paraId="29A81503" w14:textId="77777777" w:rsidTr="001124EF">
        <w:trPr>
          <w:tblCellSpacing w:w="15" w:type="dxa"/>
        </w:trPr>
        <w:tc>
          <w:tcPr>
            <w:tcW w:w="0" w:type="auto"/>
            <w:vAlign w:val="center"/>
            <w:hideMark/>
          </w:tcPr>
          <w:p w14:paraId="7E1256C0"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I really like using Markdown.</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 xml:space="preserve">I think I'll use it to format </w:t>
            </w:r>
            <w:proofErr w:type="gramStart"/>
            <w:r w:rsidRPr="001124EF">
              <w:rPr>
                <w:rFonts w:ascii="Courier New" w:eastAsia="Times New Roman" w:hAnsi="Courier New" w:cs="Courier New"/>
                <w:sz w:val="20"/>
                <w:lang w:eastAsia="en-IN"/>
              </w:rPr>
              <w:t>all of</w:t>
            </w:r>
            <w:proofErr w:type="gramEnd"/>
            <w:r w:rsidRPr="001124EF">
              <w:rPr>
                <w:rFonts w:ascii="Courier New" w:eastAsia="Times New Roman" w:hAnsi="Courier New" w:cs="Courier New"/>
                <w:sz w:val="20"/>
                <w:lang w:eastAsia="en-IN"/>
              </w:rPr>
              <w:t xml:space="preserve"> my documents from now on. </w:t>
            </w:r>
          </w:p>
        </w:tc>
        <w:tc>
          <w:tcPr>
            <w:tcW w:w="0" w:type="auto"/>
            <w:vAlign w:val="center"/>
            <w:hideMark/>
          </w:tcPr>
          <w:p w14:paraId="20971078"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&lt;p&gt;I really like using </w:t>
            </w:r>
            <w:proofErr w:type="gramStart"/>
            <w:r w:rsidRPr="001124EF">
              <w:rPr>
                <w:rFonts w:ascii="Courier New" w:eastAsia="Times New Roman" w:hAnsi="Courier New" w:cs="Courier New"/>
                <w:sz w:val="20"/>
                <w:lang w:eastAsia="en-IN"/>
              </w:rPr>
              <w:t>Markdown.&lt;</w:t>
            </w:r>
            <w:proofErr w:type="gramEnd"/>
            <w:r w:rsidRPr="001124EF">
              <w:rPr>
                <w:rFonts w:ascii="Courier New" w:eastAsia="Times New Roman" w:hAnsi="Courier New" w:cs="Courier New"/>
                <w:sz w:val="20"/>
                <w:lang w:eastAsia="en-IN"/>
              </w:rPr>
              <w:t>/p&gt;</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&lt;p&gt;I think I'll use it to format all of my documents from now on.&lt;/p&gt;</w:t>
            </w:r>
            <w:r w:rsidRPr="001124EF">
              <w:rPr>
                <w:rFonts w:ascii="Times New Roman" w:eastAsia="Times New Roman" w:hAnsi="Times New Roman" w:cs="Times New Roman"/>
                <w:sz w:val="24"/>
                <w:szCs w:val="24"/>
                <w:lang w:eastAsia="en-IN"/>
              </w:rPr>
              <w:t xml:space="preserve"> </w:t>
            </w:r>
          </w:p>
        </w:tc>
        <w:tc>
          <w:tcPr>
            <w:tcW w:w="0" w:type="auto"/>
            <w:vAlign w:val="center"/>
            <w:hideMark/>
          </w:tcPr>
          <w:p w14:paraId="5E5F83DD"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 really like using Markdown.</w:t>
            </w:r>
          </w:p>
          <w:p w14:paraId="11529EF0"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I think I'll use it to format </w:t>
            </w:r>
            <w:proofErr w:type="gramStart"/>
            <w:r w:rsidRPr="001124EF">
              <w:rPr>
                <w:rFonts w:ascii="Times New Roman" w:eastAsia="Times New Roman" w:hAnsi="Times New Roman" w:cs="Times New Roman"/>
                <w:sz w:val="24"/>
                <w:szCs w:val="24"/>
                <w:lang w:eastAsia="en-IN"/>
              </w:rPr>
              <w:t>all of</w:t>
            </w:r>
            <w:proofErr w:type="gramEnd"/>
            <w:r w:rsidRPr="001124EF">
              <w:rPr>
                <w:rFonts w:ascii="Times New Roman" w:eastAsia="Times New Roman" w:hAnsi="Times New Roman" w:cs="Times New Roman"/>
                <w:sz w:val="24"/>
                <w:szCs w:val="24"/>
                <w:lang w:eastAsia="en-IN"/>
              </w:rPr>
              <w:t xml:space="preserve"> my documents from now on.</w:t>
            </w:r>
          </w:p>
        </w:tc>
      </w:tr>
    </w:tbl>
    <w:p w14:paraId="303AD3EE"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Paragraph Best Practices</w:t>
      </w:r>
    </w:p>
    <w:p w14:paraId="5BE1220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Unless the </w:t>
      </w:r>
      <w:hyperlink r:id="rId5" w:anchor="paragraphs" w:history="1">
        <w:r w:rsidRPr="001124EF">
          <w:rPr>
            <w:rFonts w:ascii="Times New Roman" w:eastAsia="Times New Roman" w:hAnsi="Times New Roman" w:cs="Times New Roman"/>
            <w:color w:val="0000FF"/>
            <w:sz w:val="24"/>
            <w:szCs w:val="24"/>
            <w:u w:val="single"/>
            <w:lang w:eastAsia="en-IN"/>
          </w:rPr>
          <w:t>paragraph is in a list</w:t>
        </w:r>
      </w:hyperlink>
      <w:r w:rsidRPr="001124EF">
        <w:rPr>
          <w:rFonts w:ascii="Times New Roman" w:eastAsia="Times New Roman" w:hAnsi="Times New Roman" w:cs="Times New Roman"/>
          <w:sz w:val="24"/>
          <w:szCs w:val="24"/>
          <w:lang w:eastAsia="en-IN"/>
        </w:rPr>
        <w:t>, don’t indent paragraphs with spaces or tabs.</w:t>
      </w:r>
    </w:p>
    <w:p w14:paraId="66E28AA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Note:</w:t>
      </w:r>
      <w:r w:rsidRPr="001124EF">
        <w:rPr>
          <w:rFonts w:ascii="Times New Roman" w:eastAsia="Times New Roman" w:hAnsi="Times New Roman" w:cs="Times New Roman"/>
          <w:sz w:val="24"/>
          <w:szCs w:val="24"/>
          <w:lang w:eastAsia="en-IN"/>
        </w:rPr>
        <w:t xml:space="preserve"> If you need to indent paragraphs in the output, see the section on how to </w:t>
      </w:r>
      <w:hyperlink r:id="rId6" w:anchor="indent-tab" w:history="1">
        <w:r w:rsidRPr="001124EF">
          <w:rPr>
            <w:rFonts w:ascii="Times New Roman" w:eastAsia="Times New Roman" w:hAnsi="Times New Roman" w:cs="Times New Roman"/>
            <w:color w:val="0000FF"/>
            <w:sz w:val="24"/>
            <w:szCs w:val="24"/>
            <w:u w:val="single"/>
            <w:lang w:eastAsia="en-IN"/>
          </w:rPr>
          <w:t>indent (tab)</w:t>
        </w:r>
      </w:hyperlink>
      <w:r w:rsidRPr="001124EF">
        <w:rPr>
          <w:rFonts w:ascii="Times New Roman" w:eastAsia="Times New Roman" w:hAnsi="Times New Roman" w:cs="Times New Roman"/>
          <w:sz w:val="24"/>
          <w:szCs w:val="24"/>
          <w:lang w:eastAsia="en-IN"/>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76"/>
        <w:gridCol w:w="4550"/>
      </w:tblGrid>
      <w:tr w:rsidR="001124EF" w:rsidRPr="001124EF" w14:paraId="4DCC51CE" w14:textId="77777777" w:rsidTr="001124EF">
        <w:trPr>
          <w:tblHeader/>
          <w:tblCellSpacing w:w="15" w:type="dxa"/>
        </w:trPr>
        <w:tc>
          <w:tcPr>
            <w:tcW w:w="0" w:type="auto"/>
            <w:vAlign w:val="center"/>
            <w:hideMark/>
          </w:tcPr>
          <w:p w14:paraId="1BEF1AE4"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w:t>
            </w:r>
            <w:proofErr w:type="gramEnd"/>
            <w:r w:rsidRPr="001124EF">
              <w:rPr>
                <w:rFonts w:ascii="Times New Roman" w:eastAsia="Times New Roman" w:hAnsi="Times New Roman" w:cs="Times New Roman"/>
                <w:b/>
                <w:bCs/>
                <w:sz w:val="24"/>
                <w:szCs w:val="24"/>
                <w:lang w:eastAsia="en-IN"/>
              </w:rPr>
              <w:t xml:space="preserve"> this</w:t>
            </w:r>
          </w:p>
        </w:tc>
        <w:tc>
          <w:tcPr>
            <w:tcW w:w="0" w:type="auto"/>
            <w:vAlign w:val="center"/>
            <w:hideMark/>
          </w:tcPr>
          <w:p w14:paraId="3EE762F6"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Don't</w:t>
            </w:r>
            <w:proofErr w:type="gramEnd"/>
            <w:r w:rsidRPr="001124EF">
              <w:rPr>
                <w:rFonts w:ascii="Times New Roman" w:eastAsia="Times New Roman" w:hAnsi="Times New Roman" w:cs="Times New Roman"/>
                <w:b/>
                <w:bCs/>
                <w:sz w:val="24"/>
                <w:szCs w:val="24"/>
                <w:lang w:eastAsia="en-IN"/>
              </w:rPr>
              <w:t xml:space="preserve"> do this</w:t>
            </w:r>
          </w:p>
        </w:tc>
      </w:tr>
      <w:tr w:rsidR="001124EF" w:rsidRPr="001124EF" w14:paraId="7FADBB41" w14:textId="77777777" w:rsidTr="001124EF">
        <w:trPr>
          <w:tblCellSpacing w:w="15" w:type="dxa"/>
        </w:trPr>
        <w:tc>
          <w:tcPr>
            <w:tcW w:w="0" w:type="auto"/>
            <w:vAlign w:val="center"/>
            <w:hideMark/>
          </w:tcPr>
          <w:p w14:paraId="326B2EE4" w14:textId="77777777" w:rsidR="001124EF" w:rsidRPr="001124EF" w:rsidRDefault="001124EF" w:rsidP="001124EF">
            <w:pPr>
              <w:spacing w:after="24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Don't put tabs or spaces in front of your paragraphs.</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Keep lines left-aligned like this.</w:t>
            </w:r>
          </w:p>
        </w:tc>
        <w:tc>
          <w:tcPr>
            <w:tcW w:w="0" w:type="auto"/>
            <w:vAlign w:val="center"/>
            <w:hideMark/>
          </w:tcPr>
          <w:p w14:paraId="54F2BF9D"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This can result in unexpected formatting problems.</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 xml:space="preserve">  Don't add tabs or spaces in front of paragraphs. </w:t>
            </w:r>
          </w:p>
        </w:tc>
      </w:tr>
    </w:tbl>
    <w:p w14:paraId="46F5A8EB"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Line Breaks</w:t>
      </w:r>
    </w:p>
    <w:p w14:paraId="595E266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create a line break or new line (</w:t>
      </w: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br</w:t>
      </w:r>
      <w:proofErr w:type="spellEnd"/>
      <w:r w:rsidRPr="001124EF">
        <w:rPr>
          <w:rFonts w:ascii="Courier New" w:eastAsia="Times New Roman" w:hAnsi="Courier New" w:cs="Courier New"/>
          <w:sz w:val="20"/>
          <w:lang w:eastAsia="en-IN"/>
        </w:rPr>
        <w:t>&gt;</w:t>
      </w:r>
      <w:r w:rsidRPr="001124EF">
        <w:rPr>
          <w:rFonts w:ascii="Times New Roman" w:eastAsia="Times New Roman" w:hAnsi="Times New Roman" w:cs="Times New Roman"/>
          <w:sz w:val="24"/>
          <w:szCs w:val="24"/>
          <w:lang w:eastAsia="en-IN"/>
        </w:rPr>
        <w:t>), end a line with two or more spaces, and then type return.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4"/>
        <w:gridCol w:w="3487"/>
        <w:gridCol w:w="2435"/>
      </w:tblGrid>
      <w:tr w:rsidR="001124EF" w:rsidRPr="001124EF" w14:paraId="529FAEBA" w14:textId="77777777" w:rsidTr="001124EF">
        <w:trPr>
          <w:tblHeader/>
          <w:tblCellSpacing w:w="15" w:type="dxa"/>
        </w:trPr>
        <w:tc>
          <w:tcPr>
            <w:tcW w:w="0" w:type="auto"/>
            <w:vAlign w:val="center"/>
            <w:hideMark/>
          </w:tcPr>
          <w:p w14:paraId="0BF3E78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w:t>
            </w:r>
          </w:p>
        </w:tc>
        <w:tc>
          <w:tcPr>
            <w:tcW w:w="0" w:type="auto"/>
            <w:vAlign w:val="center"/>
            <w:hideMark/>
          </w:tcPr>
          <w:p w14:paraId="2706030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HTML</w:t>
            </w:r>
          </w:p>
        </w:tc>
        <w:tc>
          <w:tcPr>
            <w:tcW w:w="0" w:type="auto"/>
            <w:vAlign w:val="center"/>
            <w:hideMark/>
          </w:tcPr>
          <w:p w14:paraId="2CAF0D5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Rendered Output</w:t>
            </w:r>
          </w:p>
        </w:tc>
      </w:tr>
      <w:tr w:rsidR="001124EF" w:rsidRPr="001124EF" w14:paraId="15222BCE" w14:textId="77777777" w:rsidTr="001124EF">
        <w:trPr>
          <w:tblCellSpacing w:w="15" w:type="dxa"/>
        </w:trPr>
        <w:tc>
          <w:tcPr>
            <w:tcW w:w="0" w:type="auto"/>
            <w:vAlign w:val="center"/>
            <w:hideMark/>
          </w:tcPr>
          <w:p w14:paraId="52FEF388"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This is the first line.  </w:t>
            </w:r>
            <w:r w:rsidRPr="001124EF">
              <w:rPr>
                <w:rFonts w:ascii="Courier New" w:eastAsia="Times New Roman" w:hAnsi="Courier New" w:cs="Courier New"/>
                <w:sz w:val="20"/>
                <w:lang w:eastAsia="en-IN"/>
              </w:rPr>
              <w:br/>
              <w:t xml:space="preserve">And this is the second line. </w:t>
            </w:r>
          </w:p>
        </w:tc>
        <w:tc>
          <w:tcPr>
            <w:tcW w:w="0" w:type="auto"/>
            <w:vAlign w:val="center"/>
            <w:hideMark/>
          </w:tcPr>
          <w:p w14:paraId="19D179B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&lt;p&gt;This is the first </w:t>
            </w:r>
            <w:proofErr w:type="gramStart"/>
            <w:r w:rsidRPr="001124EF">
              <w:rPr>
                <w:rFonts w:ascii="Courier New" w:eastAsia="Times New Roman" w:hAnsi="Courier New" w:cs="Courier New"/>
                <w:sz w:val="20"/>
                <w:lang w:eastAsia="en-IN"/>
              </w:rPr>
              <w:t>line.&lt;</w:t>
            </w:r>
            <w:proofErr w:type="spellStart"/>
            <w:proofErr w:type="gramEnd"/>
            <w:r w:rsidRPr="001124EF">
              <w:rPr>
                <w:rFonts w:ascii="Courier New" w:eastAsia="Times New Roman" w:hAnsi="Courier New" w:cs="Courier New"/>
                <w:sz w:val="20"/>
                <w:lang w:eastAsia="en-IN"/>
              </w:rPr>
              <w:t>br</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And this is the second line.&lt;/p&gt;</w:t>
            </w:r>
            <w:r w:rsidRPr="001124EF">
              <w:rPr>
                <w:rFonts w:ascii="Times New Roman" w:eastAsia="Times New Roman" w:hAnsi="Times New Roman" w:cs="Times New Roman"/>
                <w:sz w:val="24"/>
                <w:szCs w:val="24"/>
                <w:lang w:eastAsia="en-IN"/>
              </w:rPr>
              <w:t xml:space="preserve"> </w:t>
            </w:r>
          </w:p>
        </w:tc>
        <w:tc>
          <w:tcPr>
            <w:tcW w:w="0" w:type="auto"/>
            <w:vAlign w:val="center"/>
            <w:hideMark/>
          </w:tcPr>
          <w:p w14:paraId="1436CB4E"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This is the first line.</w:t>
            </w:r>
            <w:r w:rsidRPr="001124EF">
              <w:rPr>
                <w:rFonts w:ascii="Times New Roman" w:eastAsia="Times New Roman" w:hAnsi="Times New Roman" w:cs="Times New Roman"/>
                <w:sz w:val="24"/>
                <w:szCs w:val="24"/>
                <w:lang w:eastAsia="en-IN"/>
              </w:rPr>
              <w:br/>
              <w:t>And this is the second line.</w:t>
            </w:r>
          </w:p>
        </w:tc>
      </w:tr>
    </w:tbl>
    <w:p w14:paraId="5AF747B7"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Line Break Best Practices</w:t>
      </w:r>
    </w:p>
    <w:p w14:paraId="5B87151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You can use two or more spaces (commonly referred to as “trailing whitespace”) for line breaks in nearly every Markdown application, but it’s controversial. It’s hard to see trailing </w:t>
      </w:r>
      <w:r w:rsidRPr="001124EF">
        <w:rPr>
          <w:rFonts w:ascii="Times New Roman" w:eastAsia="Times New Roman" w:hAnsi="Times New Roman" w:cs="Times New Roman"/>
          <w:sz w:val="24"/>
          <w:szCs w:val="24"/>
          <w:lang w:eastAsia="en-IN"/>
        </w:rPr>
        <w:lastRenderedPageBreak/>
        <w:t xml:space="preserve">whitespace in an editor, and many people accidentally or intentionally put two spaces after every sentence. For this reason, you may want to use something other than trailing whitespace for line breaks. If your Markdown application </w:t>
      </w:r>
      <w:hyperlink r:id="rId7" w:anchor="html" w:history="1">
        <w:r w:rsidRPr="001124EF">
          <w:rPr>
            <w:rFonts w:ascii="Times New Roman" w:eastAsia="Times New Roman" w:hAnsi="Times New Roman" w:cs="Times New Roman"/>
            <w:color w:val="0000FF"/>
            <w:sz w:val="24"/>
            <w:szCs w:val="24"/>
            <w:u w:val="single"/>
            <w:lang w:eastAsia="en-IN"/>
          </w:rPr>
          <w:t>supports HTML</w:t>
        </w:r>
      </w:hyperlink>
      <w:r w:rsidRPr="001124EF">
        <w:rPr>
          <w:rFonts w:ascii="Times New Roman" w:eastAsia="Times New Roman" w:hAnsi="Times New Roman" w:cs="Times New Roman"/>
          <w:sz w:val="24"/>
          <w:szCs w:val="24"/>
          <w:lang w:eastAsia="en-IN"/>
        </w:rPr>
        <w:t xml:space="preserve">, you can use the </w:t>
      </w: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br</w:t>
      </w:r>
      <w:proofErr w:type="spellEnd"/>
      <w:r w:rsidRPr="001124EF">
        <w:rPr>
          <w:rFonts w:ascii="Courier New" w:eastAsia="Times New Roman" w:hAnsi="Courier New" w:cs="Courier New"/>
          <w:sz w:val="20"/>
          <w:lang w:eastAsia="en-IN"/>
        </w:rPr>
        <w:t>&gt;</w:t>
      </w:r>
      <w:r w:rsidRPr="001124EF">
        <w:rPr>
          <w:rFonts w:ascii="Times New Roman" w:eastAsia="Times New Roman" w:hAnsi="Times New Roman" w:cs="Times New Roman"/>
          <w:sz w:val="24"/>
          <w:szCs w:val="24"/>
          <w:lang w:eastAsia="en-IN"/>
        </w:rPr>
        <w:t xml:space="preserve"> HTML tag.</w:t>
      </w:r>
    </w:p>
    <w:p w14:paraId="684001FE"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For compatibility, use trailing white space or the </w:t>
      </w: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br</w:t>
      </w:r>
      <w:proofErr w:type="spellEnd"/>
      <w:r w:rsidRPr="001124EF">
        <w:rPr>
          <w:rFonts w:ascii="Courier New" w:eastAsia="Times New Roman" w:hAnsi="Courier New" w:cs="Courier New"/>
          <w:sz w:val="20"/>
          <w:lang w:eastAsia="en-IN"/>
        </w:rPr>
        <w:t>&gt;</w:t>
      </w:r>
      <w:r w:rsidRPr="001124EF">
        <w:rPr>
          <w:rFonts w:ascii="Times New Roman" w:eastAsia="Times New Roman" w:hAnsi="Times New Roman" w:cs="Times New Roman"/>
          <w:sz w:val="24"/>
          <w:szCs w:val="24"/>
          <w:lang w:eastAsia="en-IN"/>
        </w:rPr>
        <w:t xml:space="preserve"> HTML tag at the end of the line.</w:t>
      </w:r>
    </w:p>
    <w:p w14:paraId="7A995EC9"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There are two other options I don’t recommend using. </w:t>
      </w:r>
      <w:proofErr w:type="spellStart"/>
      <w:r w:rsidRPr="001124EF">
        <w:rPr>
          <w:rFonts w:ascii="Times New Roman" w:eastAsia="Times New Roman" w:hAnsi="Times New Roman" w:cs="Times New Roman"/>
          <w:sz w:val="24"/>
          <w:szCs w:val="24"/>
          <w:lang w:eastAsia="en-IN"/>
        </w:rPr>
        <w:t>CommonMark</w:t>
      </w:r>
      <w:proofErr w:type="spellEnd"/>
      <w:r w:rsidRPr="001124EF">
        <w:rPr>
          <w:rFonts w:ascii="Times New Roman" w:eastAsia="Times New Roman" w:hAnsi="Times New Roman" w:cs="Times New Roman"/>
          <w:sz w:val="24"/>
          <w:szCs w:val="24"/>
          <w:lang w:eastAsia="en-IN"/>
        </w:rPr>
        <w:t xml:space="preserve"> and a few other lightweight markup languages let you type a backslash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at the end of the line, but not all Markdown applications support this, so it isn’t a great option from a compatibility perspective. And at least a couple lightweight markup languages don’t require anything at the end of the line — just type return and they’ll create a line break.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3"/>
        <w:gridCol w:w="4273"/>
      </w:tblGrid>
      <w:tr w:rsidR="001124EF" w:rsidRPr="001124EF" w14:paraId="05DA06FC" w14:textId="77777777" w:rsidTr="001124EF">
        <w:trPr>
          <w:tblHeader/>
          <w:tblCellSpacing w:w="15" w:type="dxa"/>
        </w:trPr>
        <w:tc>
          <w:tcPr>
            <w:tcW w:w="0" w:type="auto"/>
            <w:vAlign w:val="center"/>
            <w:hideMark/>
          </w:tcPr>
          <w:p w14:paraId="68D64C56"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w:t>
            </w:r>
            <w:proofErr w:type="gramEnd"/>
            <w:r w:rsidRPr="001124EF">
              <w:rPr>
                <w:rFonts w:ascii="Times New Roman" w:eastAsia="Times New Roman" w:hAnsi="Times New Roman" w:cs="Times New Roman"/>
                <w:b/>
                <w:bCs/>
                <w:sz w:val="24"/>
                <w:szCs w:val="24"/>
                <w:lang w:eastAsia="en-IN"/>
              </w:rPr>
              <w:t xml:space="preserve"> this</w:t>
            </w:r>
          </w:p>
        </w:tc>
        <w:tc>
          <w:tcPr>
            <w:tcW w:w="0" w:type="auto"/>
            <w:vAlign w:val="center"/>
            <w:hideMark/>
          </w:tcPr>
          <w:p w14:paraId="003B813F"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Don't</w:t>
            </w:r>
            <w:proofErr w:type="gramEnd"/>
            <w:r w:rsidRPr="001124EF">
              <w:rPr>
                <w:rFonts w:ascii="Times New Roman" w:eastAsia="Times New Roman" w:hAnsi="Times New Roman" w:cs="Times New Roman"/>
                <w:b/>
                <w:bCs/>
                <w:sz w:val="24"/>
                <w:szCs w:val="24"/>
                <w:lang w:eastAsia="en-IN"/>
              </w:rPr>
              <w:t xml:space="preserve"> do this</w:t>
            </w:r>
          </w:p>
        </w:tc>
      </w:tr>
      <w:tr w:rsidR="001124EF" w:rsidRPr="001124EF" w14:paraId="39A9C6D0" w14:textId="77777777" w:rsidTr="001124EF">
        <w:trPr>
          <w:tblCellSpacing w:w="15" w:type="dxa"/>
        </w:trPr>
        <w:tc>
          <w:tcPr>
            <w:tcW w:w="0" w:type="auto"/>
            <w:vAlign w:val="center"/>
            <w:hideMark/>
          </w:tcPr>
          <w:p w14:paraId="184AB4C3" w14:textId="77777777" w:rsidR="001124EF" w:rsidRPr="001124EF" w:rsidRDefault="001124EF" w:rsidP="001124EF">
            <w:pPr>
              <w:spacing w:after="24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First line with two spaces after.  </w:t>
            </w:r>
            <w:r w:rsidRPr="001124EF">
              <w:rPr>
                <w:rFonts w:ascii="Courier New" w:eastAsia="Times New Roman" w:hAnsi="Courier New" w:cs="Courier New"/>
                <w:sz w:val="20"/>
                <w:lang w:eastAsia="en-IN"/>
              </w:rPr>
              <w:br/>
              <w:t>And the next line.</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 xml:space="preserve">First line with the HTML tag </w:t>
            </w:r>
            <w:proofErr w:type="gramStart"/>
            <w:r w:rsidRPr="001124EF">
              <w:rPr>
                <w:rFonts w:ascii="Courier New" w:eastAsia="Times New Roman" w:hAnsi="Courier New" w:cs="Courier New"/>
                <w:sz w:val="20"/>
                <w:lang w:eastAsia="en-IN"/>
              </w:rPr>
              <w:t>after.&lt;</w:t>
            </w:r>
            <w:proofErr w:type="spellStart"/>
            <w:proofErr w:type="gramEnd"/>
            <w:r w:rsidRPr="001124EF">
              <w:rPr>
                <w:rFonts w:ascii="Courier New" w:eastAsia="Times New Roman" w:hAnsi="Courier New" w:cs="Courier New"/>
                <w:sz w:val="20"/>
                <w:lang w:eastAsia="en-IN"/>
              </w:rPr>
              <w:t>br</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And the next line.</w:t>
            </w:r>
          </w:p>
        </w:tc>
        <w:tc>
          <w:tcPr>
            <w:tcW w:w="0" w:type="auto"/>
            <w:vAlign w:val="center"/>
            <w:hideMark/>
          </w:tcPr>
          <w:p w14:paraId="05055C12" w14:textId="77777777" w:rsidR="001124EF" w:rsidRPr="001124EF" w:rsidRDefault="001124EF" w:rsidP="001124EF">
            <w:pPr>
              <w:spacing w:after="24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First line with a backslash after.\</w:t>
            </w:r>
            <w:r w:rsidRPr="001124EF">
              <w:rPr>
                <w:rFonts w:ascii="Courier New" w:eastAsia="Times New Roman" w:hAnsi="Courier New" w:cs="Courier New"/>
                <w:sz w:val="20"/>
                <w:lang w:eastAsia="en-IN"/>
              </w:rPr>
              <w:br/>
              <w:t>And the next line.</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First line with nothing after.</w:t>
            </w:r>
            <w:r w:rsidRPr="001124EF">
              <w:rPr>
                <w:rFonts w:ascii="Courier New" w:eastAsia="Times New Roman" w:hAnsi="Courier New" w:cs="Courier New"/>
                <w:sz w:val="20"/>
                <w:lang w:eastAsia="en-IN"/>
              </w:rPr>
              <w:br/>
              <w:t>And the next line.</w:t>
            </w:r>
          </w:p>
        </w:tc>
      </w:tr>
    </w:tbl>
    <w:p w14:paraId="413CF876"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Emphasis</w:t>
      </w:r>
    </w:p>
    <w:p w14:paraId="5B148F6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You can add emphasis by making text bold or italic.</w:t>
      </w:r>
    </w:p>
    <w:p w14:paraId="3ECE0F4D"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Bold</w:t>
      </w:r>
    </w:p>
    <w:p w14:paraId="022DCF3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bold text, add two asterisks or underscores before and after a word or phrase. To bold the middle of a word for emphasis, add two asterisks without spaces around the letters.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8"/>
        <w:gridCol w:w="4373"/>
        <w:gridCol w:w="1825"/>
      </w:tblGrid>
      <w:tr w:rsidR="001124EF" w:rsidRPr="001124EF" w14:paraId="012BDE8B" w14:textId="77777777" w:rsidTr="001124EF">
        <w:trPr>
          <w:tblHeader/>
          <w:tblCellSpacing w:w="15" w:type="dxa"/>
        </w:trPr>
        <w:tc>
          <w:tcPr>
            <w:tcW w:w="0" w:type="auto"/>
            <w:vAlign w:val="center"/>
            <w:hideMark/>
          </w:tcPr>
          <w:p w14:paraId="3274684C"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w:t>
            </w:r>
          </w:p>
        </w:tc>
        <w:tc>
          <w:tcPr>
            <w:tcW w:w="0" w:type="auto"/>
            <w:vAlign w:val="center"/>
            <w:hideMark/>
          </w:tcPr>
          <w:p w14:paraId="36D1FF3C"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HTML</w:t>
            </w:r>
          </w:p>
        </w:tc>
        <w:tc>
          <w:tcPr>
            <w:tcW w:w="0" w:type="auto"/>
            <w:vAlign w:val="center"/>
            <w:hideMark/>
          </w:tcPr>
          <w:p w14:paraId="31396030"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Rendered Output</w:t>
            </w:r>
          </w:p>
        </w:tc>
      </w:tr>
      <w:tr w:rsidR="001124EF" w:rsidRPr="001124EF" w14:paraId="10232C0C" w14:textId="77777777" w:rsidTr="001124EF">
        <w:trPr>
          <w:tblCellSpacing w:w="15" w:type="dxa"/>
        </w:trPr>
        <w:tc>
          <w:tcPr>
            <w:tcW w:w="0" w:type="auto"/>
            <w:vAlign w:val="center"/>
            <w:hideMark/>
          </w:tcPr>
          <w:p w14:paraId="0B052A7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I just love **bold text**.</w:t>
            </w:r>
          </w:p>
        </w:tc>
        <w:tc>
          <w:tcPr>
            <w:tcW w:w="0" w:type="auto"/>
            <w:vAlign w:val="center"/>
            <w:hideMark/>
          </w:tcPr>
          <w:p w14:paraId="603A613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I just love &lt;strong&gt;bold text&lt;/strong&gt;.</w:t>
            </w:r>
          </w:p>
        </w:tc>
        <w:tc>
          <w:tcPr>
            <w:tcW w:w="0" w:type="auto"/>
            <w:vAlign w:val="center"/>
            <w:hideMark/>
          </w:tcPr>
          <w:p w14:paraId="3AB0150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I just love </w:t>
            </w:r>
            <w:r w:rsidRPr="001124EF">
              <w:rPr>
                <w:rFonts w:ascii="Times New Roman" w:eastAsia="Times New Roman" w:hAnsi="Times New Roman" w:cs="Times New Roman"/>
                <w:b/>
                <w:bCs/>
                <w:sz w:val="24"/>
                <w:szCs w:val="24"/>
                <w:lang w:eastAsia="en-IN"/>
              </w:rPr>
              <w:t>bold text</w:t>
            </w:r>
            <w:r w:rsidRPr="001124EF">
              <w:rPr>
                <w:rFonts w:ascii="Times New Roman" w:eastAsia="Times New Roman" w:hAnsi="Times New Roman" w:cs="Times New Roman"/>
                <w:sz w:val="24"/>
                <w:szCs w:val="24"/>
                <w:lang w:eastAsia="en-IN"/>
              </w:rPr>
              <w:t>.</w:t>
            </w:r>
          </w:p>
        </w:tc>
      </w:tr>
      <w:tr w:rsidR="001124EF" w:rsidRPr="001124EF" w14:paraId="562CBCE6" w14:textId="77777777" w:rsidTr="001124EF">
        <w:trPr>
          <w:tblCellSpacing w:w="15" w:type="dxa"/>
        </w:trPr>
        <w:tc>
          <w:tcPr>
            <w:tcW w:w="0" w:type="auto"/>
            <w:vAlign w:val="center"/>
            <w:hideMark/>
          </w:tcPr>
          <w:p w14:paraId="305D89E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I just love __bold text__.</w:t>
            </w:r>
          </w:p>
        </w:tc>
        <w:tc>
          <w:tcPr>
            <w:tcW w:w="0" w:type="auto"/>
            <w:vAlign w:val="center"/>
            <w:hideMark/>
          </w:tcPr>
          <w:p w14:paraId="0F80FA1B"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I just love &lt;strong&gt;bold text&lt;/strong&gt;.</w:t>
            </w:r>
          </w:p>
        </w:tc>
        <w:tc>
          <w:tcPr>
            <w:tcW w:w="0" w:type="auto"/>
            <w:vAlign w:val="center"/>
            <w:hideMark/>
          </w:tcPr>
          <w:p w14:paraId="6207895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I just love </w:t>
            </w:r>
            <w:r w:rsidRPr="001124EF">
              <w:rPr>
                <w:rFonts w:ascii="Times New Roman" w:eastAsia="Times New Roman" w:hAnsi="Times New Roman" w:cs="Times New Roman"/>
                <w:b/>
                <w:bCs/>
                <w:sz w:val="24"/>
                <w:szCs w:val="24"/>
                <w:lang w:eastAsia="en-IN"/>
              </w:rPr>
              <w:t>bold text</w:t>
            </w:r>
            <w:r w:rsidRPr="001124EF">
              <w:rPr>
                <w:rFonts w:ascii="Times New Roman" w:eastAsia="Times New Roman" w:hAnsi="Times New Roman" w:cs="Times New Roman"/>
                <w:sz w:val="24"/>
                <w:szCs w:val="24"/>
                <w:lang w:eastAsia="en-IN"/>
              </w:rPr>
              <w:t>.</w:t>
            </w:r>
          </w:p>
        </w:tc>
      </w:tr>
      <w:tr w:rsidR="001124EF" w:rsidRPr="001124EF" w14:paraId="7B555D93" w14:textId="77777777" w:rsidTr="001124EF">
        <w:trPr>
          <w:tblCellSpacing w:w="15" w:type="dxa"/>
        </w:trPr>
        <w:tc>
          <w:tcPr>
            <w:tcW w:w="0" w:type="auto"/>
            <w:vAlign w:val="center"/>
            <w:hideMark/>
          </w:tcPr>
          <w:p w14:paraId="0D57ABC9"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Love**is**bold</w:t>
            </w:r>
          </w:p>
        </w:tc>
        <w:tc>
          <w:tcPr>
            <w:tcW w:w="0" w:type="auto"/>
            <w:vAlign w:val="center"/>
            <w:hideMark/>
          </w:tcPr>
          <w:p w14:paraId="7765E488"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Love&lt;strong&gt;is&lt;/strong&gt;bold</w:t>
            </w:r>
          </w:p>
        </w:tc>
        <w:tc>
          <w:tcPr>
            <w:tcW w:w="0" w:type="auto"/>
            <w:vAlign w:val="center"/>
            <w:hideMark/>
          </w:tcPr>
          <w:p w14:paraId="1AFD1D2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proofErr w:type="spellStart"/>
            <w:r w:rsidRPr="001124EF">
              <w:rPr>
                <w:rFonts w:ascii="Times New Roman" w:eastAsia="Times New Roman" w:hAnsi="Times New Roman" w:cs="Times New Roman"/>
                <w:sz w:val="24"/>
                <w:szCs w:val="24"/>
                <w:lang w:eastAsia="en-IN"/>
              </w:rPr>
              <w:t>Love</w:t>
            </w:r>
            <w:r w:rsidRPr="001124EF">
              <w:rPr>
                <w:rFonts w:ascii="Times New Roman" w:eastAsia="Times New Roman" w:hAnsi="Times New Roman" w:cs="Times New Roman"/>
                <w:b/>
                <w:bCs/>
                <w:sz w:val="24"/>
                <w:szCs w:val="24"/>
                <w:lang w:eastAsia="en-IN"/>
              </w:rPr>
              <w:t>is</w:t>
            </w:r>
            <w:r w:rsidRPr="001124EF">
              <w:rPr>
                <w:rFonts w:ascii="Times New Roman" w:eastAsia="Times New Roman" w:hAnsi="Times New Roman" w:cs="Times New Roman"/>
                <w:sz w:val="24"/>
                <w:szCs w:val="24"/>
                <w:lang w:eastAsia="en-IN"/>
              </w:rPr>
              <w:t>bold</w:t>
            </w:r>
            <w:proofErr w:type="spellEnd"/>
          </w:p>
        </w:tc>
      </w:tr>
    </w:tbl>
    <w:p w14:paraId="14F3D7E0"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Bold Best Practices</w:t>
      </w:r>
    </w:p>
    <w:p w14:paraId="69AD6F6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Markdown applications don’t agree on how to handle underscores in the middle of a word. For compatibility, use asterisks to bold the middle of a word for emphasis.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6"/>
        <w:gridCol w:w="1845"/>
      </w:tblGrid>
      <w:tr w:rsidR="001124EF" w:rsidRPr="001124EF" w14:paraId="40219509" w14:textId="77777777" w:rsidTr="001124EF">
        <w:trPr>
          <w:tblHeader/>
          <w:tblCellSpacing w:w="15" w:type="dxa"/>
        </w:trPr>
        <w:tc>
          <w:tcPr>
            <w:tcW w:w="0" w:type="auto"/>
            <w:vAlign w:val="center"/>
            <w:hideMark/>
          </w:tcPr>
          <w:p w14:paraId="3D98E4F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w:t>
            </w:r>
            <w:proofErr w:type="gramEnd"/>
            <w:r w:rsidRPr="001124EF">
              <w:rPr>
                <w:rFonts w:ascii="Times New Roman" w:eastAsia="Times New Roman" w:hAnsi="Times New Roman" w:cs="Times New Roman"/>
                <w:b/>
                <w:bCs/>
                <w:sz w:val="24"/>
                <w:szCs w:val="24"/>
                <w:lang w:eastAsia="en-IN"/>
              </w:rPr>
              <w:t xml:space="preserve"> this</w:t>
            </w:r>
          </w:p>
        </w:tc>
        <w:tc>
          <w:tcPr>
            <w:tcW w:w="0" w:type="auto"/>
            <w:vAlign w:val="center"/>
            <w:hideMark/>
          </w:tcPr>
          <w:p w14:paraId="2D94CA4C"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Don't</w:t>
            </w:r>
            <w:proofErr w:type="gramEnd"/>
            <w:r w:rsidRPr="001124EF">
              <w:rPr>
                <w:rFonts w:ascii="Times New Roman" w:eastAsia="Times New Roman" w:hAnsi="Times New Roman" w:cs="Times New Roman"/>
                <w:b/>
                <w:bCs/>
                <w:sz w:val="24"/>
                <w:szCs w:val="24"/>
                <w:lang w:eastAsia="en-IN"/>
              </w:rPr>
              <w:t xml:space="preserve"> do this</w:t>
            </w:r>
          </w:p>
        </w:tc>
      </w:tr>
      <w:tr w:rsidR="001124EF" w:rsidRPr="001124EF" w14:paraId="60C0A4A9" w14:textId="77777777" w:rsidTr="001124EF">
        <w:trPr>
          <w:tblCellSpacing w:w="15" w:type="dxa"/>
        </w:trPr>
        <w:tc>
          <w:tcPr>
            <w:tcW w:w="0" w:type="auto"/>
            <w:vAlign w:val="center"/>
            <w:hideMark/>
          </w:tcPr>
          <w:p w14:paraId="635F426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Love**is**bold </w:t>
            </w:r>
          </w:p>
        </w:tc>
        <w:tc>
          <w:tcPr>
            <w:tcW w:w="0" w:type="auto"/>
            <w:vAlign w:val="center"/>
            <w:hideMark/>
          </w:tcPr>
          <w:p w14:paraId="5884265D"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proofErr w:type="spellStart"/>
            <w:r w:rsidRPr="001124EF">
              <w:rPr>
                <w:rFonts w:ascii="Courier New" w:eastAsia="Times New Roman" w:hAnsi="Courier New" w:cs="Courier New"/>
                <w:sz w:val="20"/>
                <w:lang w:eastAsia="en-IN"/>
              </w:rPr>
              <w:t>Love__is__bold</w:t>
            </w:r>
            <w:proofErr w:type="spellEnd"/>
            <w:r w:rsidRPr="001124EF">
              <w:rPr>
                <w:rFonts w:ascii="Courier New" w:eastAsia="Times New Roman" w:hAnsi="Courier New" w:cs="Courier New"/>
                <w:sz w:val="20"/>
                <w:lang w:eastAsia="en-IN"/>
              </w:rPr>
              <w:t xml:space="preserve"> </w:t>
            </w:r>
          </w:p>
        </w:tc>
      </w:tr>
    </w:tbl>
    <w:p w14:paraId="5979D04B"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Italic</w:t>
      </w:r>
    </w:p>
    <w:p w14:paraId="3138B27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To italicize text, add one asterisk or underscore before and after a word or phrase. To italicize the middle of a word for emphasis, add one asterisk without spaces around the letters.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0"/>
        <w:gridCol w:w="3804"/>
        <w:gridCol w:w="2242"/>
      </w:tblGrid>
      <w:tr w:rsidR="001124EF" w:rsidRPr="001124EF" w14:paraId="080E71C0" w14:textId="77777777" w:rsidTr="001124EF">
        <w:trPr>
          <w:tblHeader/>
          <w:tblCellSpacing w:w="15" w:type="dxa"/>
        </w:trPr>
        <w:tc>
          <w:tcPr>
            <w:tcW w:w="0" w:type="auto"/>
            <w:vAlign w:val="center"/>
            <w:hideMark/>
          </w:tcPr>
          <w:p w14:paraId="6723B501"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w:t>
            </w:r>
          </w:p>
        </w:tc>
        <w:tc>
          <w:tcPr>
            <w:tcW w:w="0" w:type="auto"/>
            <w:vAlign w:val="center"/>
            <w:hideMark/>
          </w:tcPr>
          <w:p w14:paraId="5FE3DA87"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HTML</w:t>
            </w:r>
          </w:p>
        </w:tc>
        <w:tc>
          <w:tcPr>
            <w:tcW w:w="0" w:type="auto"/>
            <w:vAlign w:val="center"/>
            <w:hideMark/>
          </w:tcPr>
          <w:p w14:paraId="43434DDA"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Rendered Output</w:t>
            </w:r>
          </w:p>
        </w:tc>
      </w:tr>
      <w:tr w:rsidR="001124EF" w:rsidRPr="001124EF" w14:paraId="6774DA87" w14:textId="77777777" w:rsidTr="001124EF">
        <w:trPr>
          <w:tblCellSpacing w:w="15" w:type="dxa"/>
        </w:trPr>
        <w:tc>
          <w:tcPr>
            <w:tcW w:w="0" w:type="auto"/>
            <w:vAlign w:val="center"/>
            <w:hideMark/>
          </w:tcPr>
          <w:p w14:paraId="2D2E862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Italicized text is the *cat's meow*.</w:t>
            </w:r>
          </w:p>
        </w:tc>
        <w:tc>
          <w:tcPr>
            <w:tcW w:w="0" w:type="auto"/>
            <w:vAlign w:val="center"/>
            <w:hideMark/>
          </w:tcPr>
          <w:p w14:paraId="6CDD50D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Italicized text is the &lt;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&gt;cat's meow&lt;/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w:t>
            </w:r>
          </w:p>
        </w:tc>
        <w:tc>
          <w:tcPr>
            <w:tcW w:w="0" w:type="auto"/>
            <w:vAlign w:val="center"/>
            <w:hideMark/>
          </w:tcPr>
          <w:p w14:paraId="0174588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Italicized text is the </w:t>
            </w:r>
            <w:r w:rsidRPr="001124EF">
              <w:rPr>
                <w:rFonts w:ascii="Times New Roman" w:eastAsia="Times New Roman" w:hAnsi="Times New Roman" w:cs="Times New Roman"/>
                <w:i/>
                <w:iCs/>
                <w:sz w:val="24"/>
                <w:szCs w:val="24"/>
                <w:lang w:eastAsia="en-IN"/>
              </w:rPr>
              <w:t>cat’s meow</w:t>
            </w:r>
            <w:r w:rsidRPr="001124EF">
              <w:rPr>
                <w:rFonts w:ascii="Times New Roman" w:eastAsia="Times New Roman" w:hAnsi="Times New Roman" w:cs="Times New Roman"/>
                <w:sz w:val="24"/>
                <w:szCs w:val="24"/>
                <w:lang w:eastAsia="en-IN"/>
              </w:rPr>
              <w:t>.</w:t>
            </w:r>
          </w:p>
        </w:tc>
      </w:tr>
      <w:tr w:rsidR="001124EF" w:rsidRPr="001124EF" w14:paraId="6E32B282" w14:textId="77777777" w:rsidTr="001124EF">
        <w:trPr>
          <w:tblCellSpacing w:w="15" w:type="dxa"/>
        </w:trPr>
        <w:tc>
          <w:tcPr>
            <w:tcW w:w="0" w:type="auto"/>
            <w:vAlign w:val="center"/>
            <w:hideMark/>
          </w:tcPr>
          <w:p w14:paraId="08F062A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Italicized text is the _cat's meow_.</w:t>
            </w:r>
          </w:p>
        </w:tc>
        <w:tc>
          <w:tcPr>
            <w:tcW w:w="0" w:type="auto"/>
            <w:vAlign w:val="center"/>
            <w:hideMark/>
          </w:tcPr>
          <w:p w14:paraId="09069943"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Italicized text is the &lt;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&gt;cat's meow&lt;/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w:t>
            </w:r>
          </w:p>
        </w:tc>
        <w:tc>
          <w:tcPr>
            <w:tcW w:w="0" w:type="auto"/>
            <w:vAlign w:val="center"/>
            <w:hideMark/>
          </w:tcPr>
          <w:p w14:paraId="5D324FF8"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Italicized text is the </w:t>
            </w:r>
            <w:r w:rsidRPr="001124EF">
              <w:rPr>
                <w:rFonts w:ascii="Times New Roman" w:eastAsia="Times New Roman" w:hAnsi="Times New Roman" w:cs="Times New Roman"/>
                <w:i/>
                <w:iCs/>
                <w:sz w:val="24"/>
                <w:szCs w:val="24"/>
                <w:lang w:eastAsia="en-IN"/>
              </w:rPr>
              <w:t>cat’s meow</w:t>
            </w:r>
            <w:r w:rsidRPr="001124EF">
              <w:rPr>
                <w:rFonts w:ascii="Times New Roman" w:eastAsia="Times New Roman" w:hAnsi="Times New Roman" w:cs="Times New Roman"/>
                <w:sz w:val="24"/>
                <w:szCs w:val="24"/>
                <w:lang w:eastAsia="en-IN"/>
              </w:rPr>
              <w:t>.</w:t>
            </w:r>
          </w:p>
        </w:tc>
      </w:tr>
      <w:tr w:rsidR="001124EF" w:rsidRPr="001124EF" w14:paraId="23EA97F1" w14:textId="77777777" w:rsidTr="001124EF">
        <w:trPr>
          <w:tblCellSpacing w:w="15" w:type="dxa"/>
        </w:trPr>
        <w:tc>
          <w:tcPr>
            <w:tcW w:w="0" w:type="auto"/>
            <w:vAlign w:val="center"/>
            <w:hideMark/>
          </w:tcPr>
          <w:p w14:paraId="29F72821"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A*cat*meow</w:t>
            </w:r>
          </w:p>
        </w:tc>
        <w:tc>
          <w:tcPr>
            <w:tcW w:w="0" w:type="auto"/>
            <w:vAlign w:val="center"/>
            <w:hideMark/>
          </w:tcPr>
          <w:p w14:paraId="09CB3A0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A&lt;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&gt;cat&lt;/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&gt;meow</w:t>
            </w:r>
          </w:p>
        </w:tc>
        <w:tc>
          <w:tcPr>
            <w:tcW w:w="0" w:type="auto"/>
            <w:vAlign w:val="center"/>
            <w:hideMark/>
          </w:tcPr>
          <w:p w14:paraId="547EEA2D"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proofErr w:type="spellStart"/>
            <w:r w:rsidRPr="001124EF">
              <w:rPr>
                <w:rFonts w:ascii="Times New Roman" w:eastAsia="Times New Roman" w:hAnsi="Times New Roman" w:cs="Times New Roman"/>
                <w:sz w:val="24"/>
                <w:szCs w:val="24"/>
                <w:lang w:eastAsia="en-IN"/>
              </w:rPr>
              <w:t>A</w:t>
            </w:r>
            <w:r w:rsidRPr="001124EF">
              <w:rPr>
                <w:rFonts w:ascii="Times New Roman" w:eastAsia="Times New Roman" w:hAnsi="Times New Roman" w:cs="Times New Roman"/>
                <w:i/>
                <w:iCs/>
                <w:sz w:val="24"/>
                <w:szCs w:val="24"/>
                <w:lang w:eastAsia="en-IN"/>
              </w:rPr>
              <w:t>cat</w:t>
            </w:r>
            <w:r w:rsidRPr="001124EF">
              <w:rPr>
                <w:rFonts w:ascii="Times New Roman" w:eastAsia="Times New Roman" w:hAnsi="Times New Roman" w:cs="Times New Roman"/>
                <w:sz w:val="24"/>
                <w:szCs w:val="24"/>
                <w:lang w:eastAsia="en-IN"/>
              </w:rPr>
              <w:t>meow</w:t>
            </w:r>
            <w:proofErr w:type="spellEnd"/>
          </w:p>
        </w:tc>
      </w:tr>
    </w:tbl>
    <w:p w14:paraId="79D3B8FC"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Italic Best Practices</w:t>
      </w:r>
    </w:p>
    <w:p w14:paraId="4A6CA3D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Markdown applications don’t agree on how to handle underscores in the middle of a word. For compatibility, use asterisks to italicize the middle of a word for emphasis.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1845"/>
      </w:tblGrid>
      <w:tr w:rsidR="001124EF" w:rsidRPr="001124EF" w14:paraId="55B28623" w14:textId="77777777" w:rsidTr="001124EF">
        <w:trPr>
          <w:tblHeader/>
          <w:tblCellSpacing w:w="15" w:type="dxa"/>
        </w:trPr>
        <w:tc>
          <w:tcPr>
            <w:tcW w:w="0" w:type="auto"/>
            <w:vAlign w:val="center"/>
            <w:hideMark/>
          </w:tcPr>
          <w:p w14:paraId="44D6588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w:t>
            </w:r>
            <w:proofErr w:type="gramEnd"/>
            <w:r w:rsidRPr="001124EF">
              <w:rPr>
                <w:rFonts w:ascii="Times New Roman" w:eastAsia="Times New Roman" w:hAnsi="Times New Roman" w:cs="Times New Roman"/>
                <w:b/>
                <w:bCs/>
                <w:sz w:val="24"/>
                <w:szCs w:val="24"/>
                <w:lang w:eastAsia="en-IN"/>
              </w:rPr>
              <w:t xml:space="preserve"> this</w:t>
            </w:r>
          </w:p>
        </w:tc>
        <w:tc>
          <w:tcPr>
            <w:tcW w:w="0" w:type="auto"/>
            <w:vAlign w:val="center"/>
            <w:hideMark/>
          </w:tcPr>
          <w:p w14:paraId="6E0F22AF"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Don't</w:t>
            </w:r>
            <w:proofErr w:type="gramEnd"/>
            <w:r w:rsidRPr="001124EF">
              <w:rPr>
                <w:rFonts w:ascii="Times New Roman" w:eastAsia="Times New Roman" w:hAnsi="Times New Roman" w:cs="Times New Roman"/>
                <w:b/>
                <w:bCs/>
                <w:sz w:val="24"/>
                <w:szCs w:val="24"/>
                <w:lang w:eastAsia="en-IN"/>
              </w:rPr>
              <w:t xml:space="preserve"> do this</w:t>
            </w:r>
          </w:p>
        </w:tc>
      </w:tr>
      <w:tr w:rsidR="001124EF" w:rsidRPr="001124EF" w14:paraId="3D27FB79" w14:textId="77777777" w:rsidTr="001124EF">
        <w:trPr>
          <w:tblCellSpacing w:w="15" w:type="dxa"/>
        </w:trPr>
        <w:tc>
          <w:tcPr>
            <w:tcW w:w="0" w:type="auto"/>
            <w:vAlign w:val="center"/>
            <w:hideMark/>
          </w:tcPr>
          <w:p w14:paraId="3CD0E29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A*cat*meow </w:t>
            </w:r>
          </w:p>
        </w:tc>
        <w:tc>
          <w:tcPr>
            <w:tcW w:w="0" w:type="auto"/>
            <w:vAlign w:val="center"/>
            <w:hideMark/>
          </w:tcPr>
          <w:p w14:paraId="349116E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proofErr w:type="spellStart"/>
            <w:r w:rsidRPr="001124EF">
              <w:rPr>
                <w:rFonts w:ascii="Courier New" w:eastAsia="Times New Roman" w:hAnsi="Courier New" w:cs="Courier New"/>
                <w:sz w:val="20"/>
                <w:lang w:eastAsia="en-IN"/>
              </w:rPr>
              <w:t>A_cat_meow</w:t>
            </w:r>
            <w:proofErr w:type="spellEnd"/>
            <w:r w:rsidRPr="001124EF">
              <w:rPr>
                <w:rFonts w:ascii="Courier New" w:eastAsia="Times New Roman" w:hAnsi="Courier New" w:cs="Courier New"/>
                <w:sz w:val="20"/>
                <w:lang w:eastAsia="en-IN"/>
              </w:rPr>
              <w:t xml:space="preserve"> </w:t>
            </w:r>
          </w:p>
        </w:tc>
      </w:tr>
    </w:tbl>
    <w:p w14:paraId="41E73835"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Bold and Italic</w:t>
      </w:r>
    </w:p>
    <w:p w14:paraId="5E642EA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emphasize text with bold and italics at the same time, add three asterisks or underscores before and after a word or phrase. To bold and italicize the middle of a word for emphasis, add three asterisks without spaces around the letters.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5"/>
        <w:gridCol w:w="4685"/>
        <w:gridCol w:w="1696"/>
      </w:tblGrid>
      <w:tr w:rsidR="001124EF" w:rsidRPr="001124EF" w14:paraId="25F52C1E" w14:textId="77777777" w:rsidTr="001124EF">
        <w:trPr>
          <w:tblHeader/>
          <w:tblCellSpacing w:w="15" w:type="dxa"/>
        </w:trPr>
        <w:tc>
          <w:tcPr>
            <w:tcW w:w="0" w:type="auto"/>
            <w:vAlign w:val="center"/>
            <w:hideMark/>
          </w:tcPr>
          <w:p w14:paraId="445DCD79"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w:t>
            </w:r>
          </w:p>
        </w:tc>
        <w:tc>
          <w:tcPr>
            <w:tcW w:w="0" w:type="auto"/>
            <w:vAlign w:val="center"/>
            <w:hideMark/>
          </w:tcPr>
          <w:p w14:paraId="5DA085E1"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HTML</w:t>
            </w:r>
          </w:p>
        </w:tc>
        <w:tc>
          <w:tcPr>
            <w:tcW w:w="0" w:type="auto"/>
            <w:vAlign w:val="center"/>
            <w:hideMark/>
          </w:tcPr>
          <w:p w14:paraId="723CEA4B"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Rendered Output</w:t>
            </w:r>
          </w:p>
        </w:tc>
      </w:tr>
      <w:tr w:rsidR="001124EF" w:rsidRPr="001124EF" w14:paraId="0F27A397" w14:textId="77777777" w:rsidTr="001124EF">
        <w:trPr>
          <w:tblCellSpacing w:w="15" w:type="dxa"/>
        </w:trPr>
        <w:tc>
          <w:tcPr>
            <w:tcW w:w="0" w:type="auto"/>
            <w:vAlign w:val="center"/>
            <w:hideMark/>
          </w:tcPr>
          <w:p w14:paraId="49AA51E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This text is *</w:t>
            </w:r>
            <w:proofErr w:type="gramStart"/>
            <w:r w:rsidRPr="001124EF">
              <w:rPr>
                <w:rFonts w:ascii="Courier New" w:eastAsia="Times New Roman" w:hAnsi="Courier New" w:cs="Courier New"/>
                <w:sz w:val="20"/>
                <w:lang w:eastAsia="en-IN"/>
              </w:rPr>
              <w:t>**really important</w:t>
            </w:r>
            <w:proofErr w:type="gramEnd"/>
            <w:r w:rsidRPr="001124EF">
              <w:rPr>
                <w:rFonts w:ascii="Courier New" w:eastAsia="Times New Roman" w:hAnsi="Courier New" w:cs="Courier New"/>
                <w:sz w:val="20"/>
                <w:lang w:eastAsia="en-IN"/>
              </w:rPr>
              <w:t>***.</w:t>
            </w:r>
          </w:p>
        </w:tc>
        <w:tc>
          <w:tcPr>
            <w:tcW w:w="0" w:type="auto"/>
            <w:vAlign w:val="center"/>
            <w:hideMark/>
          </w:tcPr>
          <w:p w14:paraId="26146D40"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This text is &lt;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&gt;&lt;strong&gt;</w:t>
            </w:r>
            <w:proofErr w:type="gramStart"/>
            <w:r w:rsidRPr="001124EF">
              <w:rPr>
                <w:rFonts w:ascii="Courier New" w:eastAsia="Times New Roman" w:hAnsi="Courier New" w:cs="Courier New"/>
                <w:sz w:val="20"/>
                <w:lang w:eastAsia="en-IN"/>
              </w:rPr>
              <w:t>really important</w:t>
            </w:r>
            <w:proofErr w:type="gramEnd"/>
            <w:r w:rsidRPr="001124EF">
              <w:rPr>
                <w:rFonts w:ascii="Courier New" w:eastAsia="Times New Roman" w:hAnsi="Courier New" w:cs="Courier New"/>
                <w:sz w:val="20"/>
                <w:lang w:eastAsia="en-IN"/>
              </w:rPr>
              <w:t>&lt;/strong&gt;&lt;/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w:t>
            </w:r>
          </w:p>
        </w:tc>
        <w:tc>
          <w:tcPr>
            <w:tcW w:w="0" w:type="auto"/>
            <w:vAlign w:val="center"/>
            <w:hideMark/>
          </w:tcPr>
          <w:p w14:paraId="78AFE66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This text is </w:t>
            </w:r>
            <w:proofErr w:type="gramStart"/>
            <w:r w:rsidRPr="001124EF">
              <w:rPr>
                <w:rFonts w:ascii="Times New Roman" w:eastAsia="Times New Roman" w:hAnsi="Times New Roman" w:cs="Times New Roman"/>
                <w:b/>
                <w:bCs/>
                <w:i/>
                <w:iCs/>
                <w:sz w:val="24"/>
                <w:szCs w:val="24"/>
                <w:lang w:eastAsia="en-IN"/>
              </w:rPr>
              <w:t>really important</w:t>
            </w:r>
            <w:proofErr w:type="gramEnd"/>
            <w:r w:rsidRPr="001124EF">
              <w:rPr>
                <w:rFonts w:ascii="Times New Roman" w:eastAsia="Times New Roman" w:hAnsi="Times New Roman" w:cs="Times New Roman"/>
                <w:sz w:val="24"/>
                <w:szCs w:val="24"/>
                <w:lang w:eastAsia="en-IN"/>
              </w:rPr>
              <w:t>.</w:t>
            </w:r>
          </w:p>
        </w:tc>
      </w:tr>
      <w:tr w:rsidR="001124EF" w:rsidRPr="001124EF" w14:paraId="7ADA290D" w14:textId="77777777" w:rsidTr="001124EF">
        <w:trPr>
          <w:tblCellSpacing w:w="15" w:type="dxa"/>
        </w:trPr>
        <w:tc>
          <w:tcPr>
            <w:tcW w:w="0" w:type="auto"/>
            <w:vAlign w:val="center"/>
            <w:hideMark/>
          </w:tcPr>
          <w:p w14:paraId="7EBB9020"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This text is ___</w:t>
            </w:r>
            <w:proofErr w:type="gramStart"/>
            <w:r w:rsidRPr="001124EF">
              <w:rPr>
                <w:rFonts w:ascii="Courier New" w:eastAsia="Times New Roman" w:hAnsi="Courier New" w:cs="Courier New"/>
                <w:sz w:val="20"/>
                <w:lang w:eastAsia="en-IN"/>
              </w:rPr>
              <w:t>really important</w:t>
            </w:r>
            <w:proofErr w:type="gramEnd"/>
            <w:r w:rsidRPr="001124EF">
              <w:rPr>
                <w:rFonts w:ascii="Courier New" w:eastAsia="Times New Roman" w:hAnsi="Courier New" w:cs="Courier New"/>
                <w:sz w:val="20"/>
                <w:lang w:eastAsia="en-IN"/>
              </w:rPr>
              <w:t>___.</w:t>
            </w:r>
          </w:p>
        </w:tc>
        <w:tc>
          <w:tcPr>
            <w:tcW w:w="0" w:type="auto"/>
            <w:vAlign w:val="center"/>
            <w:hideMark/>
          </w:tcPr>
          <w:p w14:paraId="7C95054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This text is &lt;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&gt;&lt;strong&gt;</w:t>
            </w:r>
            <w:proofErr w:type="gramStart"/>
            <w:r w:rsidRPr="001124EF">
              <w:rPr>
                <w:rFonts w:ascii="Courier New" w:eastAsia="Times New Roman" w:hAnsi="Courier New" w:cs="Courier New"/>
                <w:sz w:val="20"/>
                <w:lang w:eastAsia="en-IN"/>
              </w:rPr>
              <w:t>really important</w:t>
            </w:r>
            <w:proofErr w:type="gramEnd"/>
            <w:r w:rsidRPr="001124EF">
              <w:rPr>
                <w:rFonts w:ascii="Courier New" w:eastAsia="Times New Roman" w:hAnsi="Courier New" w:cs="Courier New"/>
                <w:sz w:val="20"/>
                <w:lang w:eastAsia="en-IN"/>
              </w:rPr>
              <w:t>&lt;/strong&gt;&lt;/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w:t>
            </w:r>
          </w:p>
        </w:tc>
        <w:tc>
          <w:tcPr>
            <w:tcW w:w="0" w:type="auto"/>
            <w:vAlign w:val="center"/>
            <w:hideMark/>
          </w:tcPr>
          <w:p w14:paraId="7BF82CC3"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This text is </w:t>
            </w:r>
            <w:proofErr w:type="gramStart"/>
            <w:r w:rsidRPr="001124EF">
              <w:rPr>
                <w:rFonts w:ascii="Times New Roman" w:eastAsia="Times New Roman" w:hAnsi="Times New Roman" w:cs="Times New Roman"/>
                <w:b/>
                <w:bCs/>
                <w:i/>
                <w:iCs/>
                <w:sz w:val="24"/>
                <w:szCs w:val="24"/>
                <w:lang w:eastAsia="en-IN"/>
              </w:rPr>
              <w:t>really important</w:t>
            </w:r>
            <w:proofErr w:type="gramEnd"/>
            <w:r w:rsidRPr="001124EF">
              <w:rPr>
                <w:rFonts w:ascii="Times New Roman" w:eastAsia="Times New Roman" w:hAnsi="Times New Roman" w:cs="Times New Roman"/>
                <w:sz w:val="24"/>
                <w:szCs w:val="24"/>
                <w:lang w:eastAsia="en-IN"/>
              </w:rPr>
              <w:t>.</w:t>
            </w:r>
          </w:p>
        </w:tc>
      </w:tr>
      <w:tr w:rsidR="001124EF" w:rsidRPr="001124EF" w14:paraId="33BD28BC" w14:textId="77777777" w:rsidTr="001124EF">
        <w:trPr>
          <w:tblCellSpacing w:w="15" w:type="dxa"/>
        </w:trPr>
        <w:tc>
          <w:tcPr>
            <w:tcW w:w="0" w:type="auto"/>
            <w:vAlign w:val="center"/>
            <w:hideMark/>
          </w:tcPr>
          <w:p w14:paraId="1E65CD70"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This text is _</w:t>
            </w:r>
            <w:proofErr w:type="gramStart"/>
            <w:r w:rsidRPr="001124EF">
              <w:rPr>
                <w:rFonts w:ascii="Courier New" w:eastAsia="Times New Roman" w:hAnsi="Courier New" w:cs="Courier New"/>
                <w:sz w:val="20"/>
                <w:lang w:eastAsia="en-IN"/>
              </w:rPr>
              <w:t>_*really important</w:t>
            </w:r>
            <w:proofErr w:type="gramEnd"/>
            <w:r w:rsidRPr="001124EF">
              <w:rPr>
                <w:rFonts w:ascii="Courier New" w:eastAsia="Times New Roman" w:hAnsi="Courier New" w:cs="Courier New"/>
                <w:sz w:val="20"/>
                <w:lang w:eastAsia="en-IN"/>
              </w:rPr>
              <w:t>*__.</w:t>
            </w:r>
          </w:p>
        </w:tc>
        <w:tc>
          <w:tcPr>
            <w:tcW w:w="0" w:type="auto"/>
            <w:vAlign w:val="center"/>
            <w:hideMark/>
          </w:tcPr>
          <w:p w14:paraId="428702F3"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This text is &lt;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&gt;&lt;strong&gt;</w:t>
            </w:r>
            <w:proofErr w:type="gramStart"/>
            <w:r w:rsidRPr="001124EF">
              <w:rPr>
                <w:rFonts w:ascii="Courier New" w:eastAsia="Times New Roman" w:hAnsi="Courier New" w:cs="Courier New"/>
                <w:sz w:val="20"/>
                <w:lang w:eastAsia="en-IN"/>
              </w:rPr>
              <w:t>really important</w:t>
            </w:r>
            <w:proofErr w:type="gramEnd"/>
            <w:r w:rsidRPr="001124EF">
              <w:rPr>
                <w:rFonts w:ascii="Courier New" w:eastAsia="Times New Roman" w:hAnsi="Courier New" w:cs="Courier New"/>
                <w:sz w:val="20"/>
                <w:lang w:eastAsia="en-IN"/>
              </w:rPr>
              <w:t>&lt;/strong&gt;&lt;/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w:t>
            </w:r>
          </w:p>
        </w:tc>
        <w:tc>
          <w:tcPr>
            <w:tcW w:w="0" w:type="auto"/>
            <w:vAlign w:val="center"/>
            <w:hideMark/>
          </w:tcPr>
          <w:p w14:paraId="50890622"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This text is </w:t>
            </w:r>
            <w:proofErr w:type="gramStart"/>
            <w:r w:rsidRPr="001124EF">
              <w:rPr>
                <w:rFonts w:ascii="Times New Roman" w:eastAsia="Times New Roman" w:hAnsi="Times New Roman" w:cs="Times New Roman"/>
                <w:b/>
                <w:bCs/>
                <w:i/>
                <w:iCs/>
                <w:sz w:val="24"/>
                <w:szCs w:val="24"/>
                <w:lang w:eastAsia="en-IN"/>
              </w:rPr>
              <w:t>really important</w:t>
            </w:r>
            <w:proofErr w:type="gramEnd"/>
            <w:r w:rsidRPr="001124EF">
              <w:rPr>
                <w:rFonts w:ascii="Times New Roman" w:eastAsia="Times New Roman" w:hAnsi="Times New Roman" w:cs="Times New Roman"/>
                <w:sz w:val="24"/>
                <w:szCs w:val="24"/>
                <w:lang w:eastAsia="en-IN"/>
              </w:rPr>
              <w:t>.</w:t>
            </w:r>
          </w:p>
        </w:tc>
      </w:tr>
      <w:tr w:rsidR="001124EF" w:rsidRPr="001124EF" w14:paraId="1FF215A4" w14:textId="77777777" w:rsidTr="001124EF">
        <w:trPr>
          <w:tblCellSpacing w:w="15" w:type="dxa"/>
        </w:trPr>
        <w:tc>
          <w:tcPr>
            <w:tcW w:w="0" w:type="auto"/>
            <w:vAlign w:val="center"/>
            <w:hideMark/>
          </w:tcPr>
          <w:p w14:paraId="7AD07ABA"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This text is **_</w:t>
            </w:r>
            <w:proofErr w:type="gramStart"/>
            <w:r w:rsidRPr="001124EF">
              <w:rPr>
                <w:rFonts w:ascii="Courier New" w:eastAsia="Times New Roman" w:hAnsi="Courier New" w:cs="Courier New"/>
                <w:sz w:val="20"/>
                <w:lang w:eastAsia="en-IN"/>
              </w:rPr>
              <w:t>really important</w:t>
            </w:r>
            <w:proofErr w:type="gramEnd"/>
            <w:r w:rsidRPr="001124EF">
              <w:rPr>
                <w:rFonts w:ascii="Courier New" w:eastAsia="Times New Roman" w:hAnsi="Courier New" w:cs="Courier New"/>
                <w:sz w:val="20"/>
                <w:lang w:eastAsia="en-IN"/>
              </w:rPr>
              <w:t>_**.</w:t>
            </w:r>
          </w:p>
        </w:tc>
        <w:tc>
          <w:tcPr>
            <w:tcW w:w="0" w:type="auto"/>
            <w:vAlign w:val="center"/>
            <w:hideMark/>
          </w:tcPr>
          <w:p w14:paraId="2B0127E2"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This text is &lt;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&gt;&lt;strong&gt;</w:t>
            </w:r>
            <w:proofErr w:type="gramStart"/>
            <w:r w:rsidRPr="001124EF">
              <w:rPr>
                <w:rFonts w:ascii="Courier New" w:eastAsia="Times New Roman" w:hAnsi="Courier New" w:cs="Courier New"/>
                <w:sz w:val="20"/>
                <w:lang w:eastAsia="en-IN"/>
              </w:rPr>
              <w:t>really important</w:t>
            </w:r>
            <w:proofErr w:type="gramEnd"/>
            <w:r w:rsidRPr="001124EF">
              <w:rPr>
                <w:rFonts w:ascii="Courier New" w:eastAsia="Times New Roman" w:hAnsi="Courier New" w:cs="Courier New"/>
                <w:sz w:val="20"/>
                <w:lang w:eastAsia="en-IN"/>
              </w:rPr>
              <w:t>&lt;/strong&gt;&lt;/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w:t>
            </w:r>
          </w:p>
        </w:tc>
        <w:tc>
          <w:tcPr>
            <w:tcW w:w="0" w:type="auto"/>
            <w:vAlign w:val="center"/>
            <w:hideMark/>
          </w:tcPr>
          <w:p w14:paraId="6663DBB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This text is </w:t>
            </w:r>
            <w:proofErr w:type="gramStart"/>
            <w:r w:rsidRPr="001124EF">
              <w:rPr>
                <w:rFonts w:ascii="Times New Roman" w:eastAsia="Times New Roman" w:hAnsi="Times New Roman" w:cs="Times New Roman"/>
                <w:b/>
                <w:bCs/>
                <w:i/>
                <w:iCs/>
                <w:sz w:val="24"/>
                <w:szCs w:val="24"/>
                <w:lang w:eastAsia="en-IN"/>
              </w:rPr>
              <w:t>really important</w:t>
            </w:r>
            <w:proofErr w:type="gramEnd"/>
            <w:r w:rsidRPr="001124EF">
              <w:rPr>
                <w:rFonts w:ascii="Times New Roman" w:eastAsia="Times New Roman" w:hAnsi="Times New Roman" w:cs="Times New Roman"/>
                <w:sz w:val="24"/>
                <w:szCs w:val="24"/>
                <w:lang w:eastAsia="en-IN"/>
              </w:rPr>
              <w:t>.</w:t>
            </w:r>
          </w:p>
        </w:tc>
      </w:tr>
      <w:tr w:rsidR="001124EF" w:rsidRPr="001124EF" w14:paraId="4CF2F32D" w14:textId="77777777" w:rsidTr="001124EF">
        <w:trPr>
          <w:tblCellSpacing w:w="15" w:type="dxa"/>
        </w:trPr>
        <w:tc>
          <w:tcPr>
            <w:tcW w:w="0" w:type="auto"/>
            <w:vAlign w:val="center"/>
            <w:hideMark/>
          </w:tcPr>
          <w:p w14:paraId="2534F398"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This is really***very***important text.</w:t>
            </w:r>
          </w:p>
        </w:tc>
        <w:tc>
          <w:tcPr>
            <w:tcW w:w="0" w:type="auto"/>
            <w:vAlign w:val="center"/>
            <w:hideMark/>
          </w:tcPr>
          <w:p w14:paraId="7B71DED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This is really&lt;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&gt;&lt;strong&gt;very&lt;/strong&gt;&lt;/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&gt;important text.</w:t>
            </w:r>
          </w:p>
        </w:tc>
        <w:tc>
          <w:tcPr>
            <w:tcW w:w="0" w:type="auto"/>
            <w:vAlign w:val="center"/>
            <w:hideMark/>
          </w:tcPr>
          <w:p w14:paraId="5A7EC90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This is </w:t>
            </w:r>
            <w:proofErr w:type="spellStart"/>
            <w:r w:rsidRPr="001124EF">
              <w:rPr>
                <w:rFonts w:ascii="Times New Roman" w:eastAsia="Times New Roman" w:hAnsi="Times New Roman" w:cs="Times New Roman"/>
                <w:sz w:val="24"/>
                <w:szCs w:val="24"/>
                <w:lang w:eastAsia="en-IN"/>
              </w:rPr>
              <w:t>really</w:t>
            </w:r>
            <w:r w:rsidRPr="001124EF">
              <w:rPr>
                <w:rFonts w:ascii="Times New Roman" w:eastAsia="Times New Roman" w:hAnsi="Times New Roman" w:cs="Times New Roman"/>
                <w:b/>
                <w:bCs/>
                <w:i/>
                <w:iCs/>
                <w:sz w:val="24"/>
                <w:szCs w:val="24"/>
                <w:lang w:eastAsia="en-IN"/>
              </w:rPr>
              <w:t>very</w:t>
            </w:r>
            <w:r w:rsidRPr="001124EF">
              <w:rPr>
                <w:rFonts w:ascii="Times New Roman" w:eastAsia="Times New Roman" w:hAnsi="Times New Roman" w:cs="Times New Roman"/>
                <w:sz w:val="24"/>
                <w:szCs w:val="24"/>
                <w:lang w:eastAsia="en-IN"/>
              </w:rPr>
              <w:t>important</w:t>
            </w:r>
            <w:proofErr w:type="spellEnd"/>
            <w:r w:rsidRPr="001124EF">
              <w:rPr>
                <w:rFonts w:ascii="Times New Roman" w:eastAsia="Times New Roman" w:hAnsi="Times New Roman" w:cs="Times New Roman"/>
                <w:sz w:val="24"/>
                <w:szCs w:val="24"/>
                <w:lang w:eastAsia="en-IN"/>
              </w:rPr>
              <w:t xml:space="preserve"> text.</w:t>
            </w:r>
          </w:p>
        </w:tc>
      </w:tr>
    </w:tbl>
    <w:p w14:paraId="1F67D2D3"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Note:</w:t>
      </w:r>
      <w:r w:rsidRPr="001124EF">
        <w:rPr>
          <w:rFonts w:ascii="Times New Roman" w:eastAsia="Times New Roman" w:hAnsi="Times New Roman" w:cs="Times New Roman"/>
          <w:sz w:val="24"/>
          <w:szCs w:val="24"/>
          <w:lang w:eastAsia="en-IN"/>
        </w:rPr>
        <w:t xml:space="preserve"> The order of the </w:t>
      </w:r>
      <w:proofErr w:type="spellStart"/>
      <w:r w:rsidRPr="001124EF">
        <w:rPr>
          <w:rFonts w:ascii="Courier New" w:eastAsia="Times New Roman" w:hAnsi="Courier New" w:cs="Courier New"/>
          <w:sz w:val="20"/>
          <w:lang w:eastAsia="en-IN"/>
        </w:rPr>
        <w:t>em</w:t>
      </w:r>
      <w:proofErr w:type="spellEnd"/>
      <w:r w:rsidRPr="001124EF">
        <w:rPr>
          <w:rFonts w:ascii="Times New Roman" w:eastAsia="Times New Roman" w:hAnsi="Times New Roman" w:cs="Times New Roman"/>
          <w:sz w:val="24"/>
          <w:szCs w:val="24"/>
          <w:lang w:eastAsia="en-IN"/>
        </w:rPr>
        <w:t xml:space="preserve"> and </w:t>
      </w:r>
      <w:r w:rsidRPr="001124EF">
        <w:rPr>
          <w:rFonts w:ascii="Courier New" w:eastAsia="Times New Roman" w:hAnsi="Courier New" w:cs="Courier New"/>
          <w:sz w:val="20"/>
          <w:lang w:eastAsia="en-IN"/>
        </w:rPr>
        <w:t>strong</w:t>
      </w:r>
      <w:r w:rsidRPr="001124EF">
        <w:rPr>
          <w:rFonts w:ascii="Times New Roman" w:eastAsia="Times New Roman" w:hAnsi="Times New Roman" w:cs="Times New Roman"/>
          <w:sz w:val="24"/>
          <w:szCs w:val="24"/>
          <w:lang w:eastAsia="en-IN"/>
        </w:rPr>
        <w:t xml:space="preserve"> tags might be reversed depending on the Markdown processor you're using. </w:t>
      </w:r>
    </w:p>
    <w:p w14:paraId="6D0FBB72"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Bold and Italic Best Practices</w:t>
      </w:r>
    </w:p>
    <w:p w14:paraId="0F96F99B"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Markdown applications don’t agree on how to handle underscores in the middle of a word. For compatibility, use asterisks to bold and italicize the middle of a word for emphasis.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3"/>
        <w:gridCol w:w="4513"/>
      </w:tblGrid>
      <w:tr w:rsidR="001124EF" w:rsidRPr="001124EF" w14:paraId="7123B4E0" w14:textId="77777777" w:rsidTr="001124EF">
        <w:trPr>
          <w:tblHeader/>
          <w:tblCellSpacing w:w="15" w:type="dxa"/>
        </w:trPr>
        <w:tc>
          <w:tcPr>
            <w:tcW w:w="0" w:type="auto"/>
            <w:vAlign w:val="center"/>
            <w:hideMark/>
          </w:tcPr>
          <w:p w14:paraId="2DF26615"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w:t>
            </w:r>
            <w:proofErr w:type="gramEnd"/>
            <w:r w:rsidRPr="001124EF">
              <w:rPr>
                <w:rFonts w:ascii="Times New Roman" w:eastAsia="Times New Roman" w:hAnsi="Times New Roman" w:cs="Times New Roman"/>
                <w:b/>
                <w:bCs/>
                <w:sz w:val="24"/>
                <w:szCs w:val="24"/>
                <w:lang w:eastAsia="en-IN"/>
              </w:rPr>
              <w:t xml:space="preserve"> this</w:t>
            </w:r>
          </w:p>
        </w:tc>
        <w:tc>
          <w:tcPr>
            <w:tcW w:w="0" w:type="auto"/>
            <w:vAlign w:val="center"/>
            <w:hideMark/>
          </w:tcPr>
          <w:p w14:paraId="47430500"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Don't</w:t>
            </w:r>
            <w:proofErr w:type="gramEnd"/>
            <w:r w:rsidRPr="001124EF">
              <w:rPr>
                <w:rFonts w:ascii="Times New Roman" w:eastAsia="Times New Roman" w:hAnsi="Times New Roman" w:cs="Times New Roman"/>
                <w:b/>
                <w:bCs/>
                <w:sz w:val="24"/>
                <w:szCs w:val="24"/>
                <w:lang w:eastAsia="en-IN"/>
              </w:rPr>
              <w:t xml:space="preserve"> do this</w:t>
            </w:r>
          </w:p>
        </w:tc>
      </w:tr>
      <w:tr w:rsidR="001124EF" w:rsidRPr="001124EF" w14:paraId="067E84FA" w14:textId="77777777" w:rsidTr="001124EF">
        <w:trPr>
          <w:tblCellSpacing w:w="15" w:type="dxa"/>
        </w:trPr>
        <w:tc>
          <w:tcPr>
            <w:tcW w:w="0" w:type="auto"/>
            <w:vAlign w:val="center"/>
            <w:hideMark/>
          </w:tcPr>
          <w:p w14:paraId="01DEFA7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This is really***very***important text. </w:t>
            </w:r>
          </w:p>
        </w:tc>
        <w:tc>
          <w:tcPr>
            <w:tcW w:w="0" w:type="auto"/>
            <w:vAlign w:val="center"/>
            <w:hideMark/>
          </w:tcPr>
          <w:p w14:paraId="623AD808"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This is </w:t>
            </w:r>
            <w:proofErr w:type="spellStart"/>
            <w:r w:rsidRPr="001124EF">
              <w:rPr>
                <w:rFonts w:ascii="Courier New" w:eastAsia="Times New Roman" w:hAnsi="Courier New" w:cs="Courier New"/>
                <w:sz w:val="20"/>
                <w:lang w:eastAsia="en-IN"/>
              </w:rPr>
              <w:t>really___very___important</w:t>
            </w:r>
            <w:proofErr w:type="spellEnd"/>
            <w:r w:rsidRPr="001124EF">
              <w:rPr>
                <w:rFonts w:ascii="Courier New" w:eastAsia="Times New Roman" w:hAnsi="Courier New" w:cs="Courier New"/>
                <w:sz w:val="20"/>
                <w:lang w:eastAsia="en-IN"/>
              </w:rPr>
              <w:t xml:space="preserve"> text. </w:t>
            </w:r>
          </w:p>
        </w:tc>
      </w:tr>
    </w:tbl>
    <w:p w14:paraId="3EC01BAD"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Blockquotes</w:t>
      </w:r>
    </w:p>
    <w:p w14:paraId="6AF27FCE"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To create a blockquote, add a </w:t>
      </w:r>
      <w:r w:rsidRPr="001124EF">
        <w:rPr>
          <w:rFonts w:ascii="Courier New" w:eastAsia="Times New Roman" w:hAnsi="Courier New" w:cs="Courier New"/>
          <w:sz w:val="20"/>
          <w:lang w:eastAsia="en-IN"/>
        </w:rPr>
        <w:t>&gt;</w:t>
      </w:r>
      <w:r w:rsidRPr="001124EF">
        <w:rPr>
          <w:rFonts w:ascii="Times New Roman" w:eastAsia="Times New Roman" w:hAnsi="Times New Roman" w:cs="Times New Roman"/>
          <w:sz w:val="24"/>
          <w:szCs w:val="24"/>
          <w:lang w:eastAsia="en-IN"/>
        </w:rPr>
        <w:t xml:space="preserve"> in front of a paragraph.</w:t>
      </w:r>
    </w:p>
    <w:p w14:paraId="741DF85F"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&gt; Dorothy followed her through many of the beautiful rooms in her castle.</w:t>
      </w:r>
    </w:p>
    <w:p w14:paraId="3CCE3C2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4EE5ECA5" w14:textId="77777777" w:rsidR="001124EF" w:rsidRPr="001124EF" w:rsidRDefault="001124EF" w:rsidP="001124EF">
      <w:pPr>
        <w:spacing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Dorothy followed her through many of the beautiful rooms in her castle.</w:t>
      </w:r>
    </w:p>
    <w:p w14:paraId="65B45F4A"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Blockquotes with Multiple Paragraphs</w:t>
      </w:r>
    </w:p>
    <w:p w14:paraId="53B8828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Blockquotes can contain multiple paragraphs. Add a </w:t>
      </w:r>
      <w:r w:rsidRPr="001124EF">
        <w:rPr>
          <w:rFonts w:ascii="Courier New" w:eastAsia="Times New Roman" w:hAnsi="Courier New" w:cs="Courier New"/>
          <w:sz w:val="20"/>
          <w:lang w:eastAsia="en-IN"/>
        </w:rPr>
        <w:t>&gt;</w:t>
      </w:r>
      <w:r w:rsidRPr="001124EF">
        <w:rPr>
          <w:rFonts w:ascii="Times New Roman" w:eastAsia="Times New Roman" w:hAnsi="Times New Roman" w:cs="Times New Roman"/>
          <w:sz w:val="24"/>
          <w:szCs w:val="24"/>
          <w:lang w:eastAsia="en-IN"/>
        </w:rPr>
        <w:t xml:space="preserve"> on the blank lines between the paragraphs.</w:t>
      </w:r>
    </w:p>
    <w:p w14:paraId="68757845"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&gt; Dorothy followed her through many of the beautiful rooms in her castle.</w:t>
      </w:r>
    </w:p>
    <w:p w14:paraId="7D93E47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&gt;</w:t>
      </w:r>
    </w:p>
    <w:p w14:paraId="2DB10E5D"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&gt; The Witch bade her clean the pots and kettles and sweep the floor and keep the fire fed with wood.</w:t>
      </w:r>
    </w:p>
    <w:p w14:paraId="7C80CAF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73F6727D" w14:textId="77777777" w:rsidR="001124EF" w:rsidRPr="001124EF" w:rsidRDefault="001124EF" w:rsidP="001124EF">
      <w:pPr>
        <w:spacing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Dorothy followed her through many of the beautiful rooms in her castle.</w:t>
      </w:r>
    </w:p>
    <w:p w14:paraId="509317D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Witch bade her clean the pots and kettles and sweep the floor and keep the fire fed with wood.</w:t>
      </w:r>
    </w:p>
    <w:p w14:paraId="3605E194"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Nested Blockquotes</w:t>
      </w:r>
    </w:p>
    <w:p w14:paraId="1AABC22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Blockquotes can be nested. Add a </w:t>
      </w:r>
      <w:r w:rsidRPr="001124EF">
        <w:rPr>
          <w:rFonts w:ascii="Courier New" w:eastAsia="Times New Roman" w:hAnsi="Courier New" w:cs="Courier New"/>
          <w:sz w:val="20"/>
          <w:lang w:eastAsia="en-IN"/>
        </w:rPr>
        <w:t>&gt;&gt;</w:t>
      </w:r>
      <w:r w:rsidRPr="001124EF">
        <w:rPr>
          <w:rFonts w:ascii="Times New Roman" w:eastAsia="Times New Roman" w:hAnsi="Times New Roman" w:cs="Times New Roman"/>
          <w:sz w:val="24"/>
          <w:szCs w:val="24"/>
          <w:lang w:eastAsia="en-IN"/>
        </w:rPr>
        <w:t xml:space="preserve"> in front of the paragraph you want to nest.</w:t>
      </w:r>
    </w:p>
    <w:p w14:paraId="4A43643F"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&gt; Dorothy followed her through many of the beautiful rooms in her castle.</w:t>
      </w:r>
    </w:p>
    <w:p w14:paraId="1669B32F"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&gt;</w:t>
      </w:r>
    </w:p>
    <w:p w14:paraId="700BD3EF"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&gt;&gt; The Witch bade her clean the pots and kettles and sweep the floor and keep the fire fed with wood.</w:t>
      </w:r>
    </w:p>
    <w:p w14:paraId="10CE6B1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59EE2CBD" w14:textId="77777777" w:rsidR="001124EF" w:rsidRPr="001124EF" w:rsidRDefault="001124EF" w:rsidP="001124EF">
      <w:pPr>
        <w:spacing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Dorothy followed her through many of the beautiful rooms in her castle.</w:t>
      </w:r>
    </w:p>
    <w:p w14:paraId="21372607" w14:textId="77777777" w:rsidR="001124EF" w:rsidRPr="001124EF" w:rsidRDefault="001124EF" w:rsidP="001124EF">
      <w:pPr>
        <w:spacing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Witch bade her clean the pots and kettles and sweep the floor and keep the fire fed with wood.</w:t>
      </w:r>
    </w:p>
    <w:p w14:paraId="5BBAAC70"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lastRenderedPageBreak/>
        <w:t>Blockquotes with Other Elements</w:t>
      </w:r>
    </w:p>
    <w:p w14:paraId="237632FC"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Blockquotes can contain other Markdown formatted elements. Not all elements can be used — you’ll need to experiment to see which </w:t>
      </w:r>
      <w:proofErr w:type="gramStart"/>
      <w:r w:rsidRPr="001124EF">
        <w:rPr>
          <w:rFonts w:ascii="Times New Roman" w:eastAsia="Times New Roman" w:hAnsi="Times New Roman" w:cs="Times New Roman"/>
          <w:sz w:val="24"/>
          <w:szCs w:val="24"/>
          <w:lang w:eastAsia="en-IN"/>
        </w:rPr>
        <w:t>ones</w:t>
      </w:r>
      <w:proofErr w:type="gramEnd"/>
      <w:r w:rsidRPr="001124EF">
        <w:rPr>
          <w:rFonts w:ascii="Times New Roman" w:eastAsia="Times New Roman" w:hAnsi="Times New Roman" w:cs="Times New Roman"/>
          <w:sz w:val="24"/>
          <w:szCs w:val="24"/>
          <w:lang w:eastAsia="en-IN"/>
        </w:rPr>
        <w:t xml:space="preserve"> work.</w:t>
      </w:r>
    </w:p>
    <w:p w14:paraId="088EAF6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&gt; #### The quarterly results look great!</w:t>
      </w:r>
    </w:p>
    <w:p w14:paraId="64EC1C05"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&gt;</w:t>
      </w:r>
    </w:p>
    <w:p w14:paraId="50FBD397"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&gt; - Revenue was off the chart.</w:t>
      </w:r>
    </w:p>
    <w:p w14:paraId="67F137A5"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&gt; - Profits were higher than ever.</w:t>
      </w:r>
    </w:p>
    <w:p w14:paraId="2BF0B572"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&gt;</w:t>
      </w:r>
    </w:p>
    <w:p w14:paraId="4C6D9D9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1124EF">
        <w:rPr>
          <w:rFonts w:ascii="Courier New" w:eastAsia="Times New Roman" w:hAnsi="Courier New" w:cs="Courier New"/>
          <w:sz w:val="20"/>
          <w:lang w:eastAsia="en-IN"/>
        </w:rPr>
        <w:t>&gt;  *</w:t>
      </w:r>
      <w:proofErr w:type="gramEnd"/>
      <w:r w:rsidRPr="001124EF">
        <w:rPr>
          <w:rFonts w:ascii="Courier New" w:eastAsia="Times New Roman" w:hAnsi="Courier New" w:cs="Courier New"/>
          <w:sz w:val="20"/>
          <w:lang w:eastAsia="en-IN"/>
        </w:rPr>
        <w:t>Everything* is going according to **plan**.</w:t>
      </w:r>
    </w:p>
    <w:p w14:paraId="2443BF7D"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5615EE22" w14:textId="77777777" w:rsidR="001124EF" w:rsidRPr="001124EF" w:rsidRDefault="001124EF" w:rsidP="001124EF">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The quarterly results look great!</w:t>
      </w:r>
    </w:p>
    <w:p w14:paraId="225D7262" w14:textId="77777777" w:rsidR="001124EF" w:rsidRPr="001124EF" w:rsidRDefault="001124EF" w:rsidP="001124EF">
      <w:pPr>
        <w:numPr>
          <w:ilvl w:val="0"/>
          <w:numId w:val="1"/>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Revenue was off the chart.</w:t>
      </w:r>
    </w:p>
    <w:p w14:paraId="75F9DFE2" w14:textId="77777777" w:rsidR="001124EF" w:rsidRPr="001124EF" w:rsidRDefault="001124EF" w:rsidP="001124EF">
      <w:pPr>
        <w:numPr>
          <w:ilvl w:val="0"/>
          <w:numId w:val="1"/>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Profits were higher than ever.</w:t>
      </w:r>
    </w:p>
    <w:p w14:paraId="0E0EC97B"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i/>
          <w:iCs/>
          <w:sz w:val="24"/>
          <w:szCs w:val="24"/>
          <w:lang w:eastAsia="en-IN"/>
        </w:rPr>
        <w:t>Everything</w:t>
      </w:r>
      <w:r w:rsidRPr="001124EF">
        <w:rPr>
          <w:rFonts w:ascii="Times New Roman" w:eastAsia="Times New Roman" w:hAnsi="Times New Roman" w:cs="Times New Roman"/>
          <w:sz w:val="24"/>
          <w:szCs w:val="24"/>
          <w:lang w:eastAsia="en-IN"/>
        </w:rPr>
        <w:t xml:space="preserve"> is going according to </w:t>
      </w:r>
      <w:r w:rsidRPr="001124EF">
        <w:rPr>
          <w:rFonts w:ascii="Times New Roman" w:eastAsia="Times New Roman" w:hAnsi="Times New Roman" w:cs="Times New Roman"/>
          <w:b/>
          <w:bCs/>
          <w:sz w:val="24"/>
          <w:szCs w:val="24"/>
          <w:lang w:eastAsia="en-IN"/>
        </w:rPr>
        <w:t>plan</w:t>
      </w:r>
      <w:r w:rsidRPr="001124EF">
        <w:rPr>
          <w:rFonts w:ascii="Times New Roman" w:eastAsia="Times New Roman" w:hAnsi="Times New Roman" w:cs="Times New Roman"/>
          <w:sz w:val="24"/>
          <w:szCs w:val="24"/>
          <w:lang w:eastAsia="en-IN"/>
        </w:rPr>
        <w:t>.</w:t>
      </w:r>
    </w:p>
    <w:p w14:paraId="68542835"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Blockquotes Best Practices</w:t>
      </w:r>
    </w:p>
    <w:p w14:paraId="7F975FC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For compatibility, put blank lines before and after blockquotes.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5"/>
        <w:gridCol w:w="5261"/>
      </w:tblGrid>
      <w:tr w:rsidR="001124EF" w:rsidRPr="001124EF" w14:paraId="57386D48" w14:textId="77777777" w:rsidTr="001124EF">
        <w:trPr>
          <w:tblHeader/>
          <w:tblCellSpacing w:w="15" w:type="dxa"/>
        </w:trPr>
        <w:tc>
          <w:tcPr>
            <w:tcW w:w="0" w:type="auto"/>
            <w:vAlign w:val="center"/>
            <w:hideMark/>
          </w:tcPr>
          <w:p w14:paraId="6D415B8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w:t>
            </w:r>
            <w:proofErr w:type="gramEnd"/>
            <w:r w:rsidRPr="001124EF">
              <w:rPr>
                <w:rFonts w:ascii="Times New Roman" w:eastAsia="Times New Roman" w:hAnsi="Times New Roman" w:cs="Times New Roman"/>
                <w:b/>
                <w:bCs/>
                <w:sz w:val="24"/>
                <w:szCs w:val="24"/>
                <w:lang w:eastAsia="en-IN"/>
              </w:rPr>
              <w:t xml:space="preserve"> this</w:t>
            </w:r>
          </w:p>
        </w:tc>
        <w:tc>
          <w:tcPr>
            <w:tcW w:w="0" w:type="auto"/>
            <w:vAlign w:val="center"/>
            <w:hideMark/>
          </w:tcPr>
          <w:p w14:paraId="7F616A50"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Don't</w:t>
            </w:r>
            <w:proofErr w:type="gramEnd"/>
            <w:r w:rsidRPr="001124EF">
              <w:rPr>
                <w:rFonts w:ascii="Times New Roman" w:eastAsia="Times New Roman" w:hAnsi="Times New Roman" w:cs="Times New Roman"/>
                <w:b/>
                <w:bCs/>
                <w:sz w:val="24"/>
                <w:szCs w:val="24"/>
                <w:lang w:eastAsia="en-IN"/>
              </w:rPr>
              <w:t xml:space="preserve"> do this</w:t>
            </w:r>
          </w:p>
        </w:tc>
      </w:tr>
      <w:tr w:rsidR="001124EF" w:rsidRPr="001124EF" w14:paraId="197C1128" w14:textId="77777777" w:rsidTr="001124EF">
        <w:trPr>
          <w:tblCellSpacing w:w="15" w:type="dxa"/>
        </w:trPr>
        <w:tc>
          <w:tcPr>
            <w:tcW w:w="0" w:type="auto"/>
            <w:vAlign w:val="center"/>
            <w:hideMark/>
          </w:tcPr>
          <w:p w14:paraId="2AC5447D"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Try to put a blank line before...</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&gt; This is a blockquote</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 xml:space="preserve">...and after a blockquote. </w:t>
            </w:r>
          </w:p>
        </w:tc>
        <w:tc>
          <w:tcPr>
            <w:tcW w:w="0" w:type="auto"/>
            <w:vAlign w:val="center"/>
            <w:hideMark/>
          </w:tcPr>
          <w:p w14:paraId="6CE14760"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Without blank lines, this might not look right.</w:t>
            </w:r>
            <w:r w:rsidRPr="001124EF">
              <w:rPr>
                <w:rFonts w:ascii="Courier New" w:eastAsia="Times New Roman" w:hAnsi="Courier New" w:cs="Courier New"/>
                <w:sz w:val="20"/>
                <w:lang w:eastAsia="en-IN"/>
              </w:rPr>
              <w:br/>
              <w:t>&gt; This is a blockquote</w:t>
            </w:r>
            <w:r w:rsidRPr="001124EF">
              <w:rPr>
                <w:rFonts w:ascii="Courier New" w:eastAsia="Times New Roman" w:hAnsi="Courier New" w:cs="Courier New"/>
                <w:sz w:val="20"/>
                <w:lang w:eastAsia="en-IN"/>
              </w:rPr>
              <w:br/>
              <w:t xml:space="preserve">Don't do this! </w:t>
            </w:r>
          </w:p>
        </w:tc>
      </w:tr>
    </w:tbl>
    <w:p w14:paraId="47AAF8EF"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Lists</w:t>
      </w:r>
    </w:p>
    <w:p w14:paraId="051CB4A8"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You can organize items into ordered and unordered lists.</w:t>
      </w:r>
    </w:p>
    <w:p w14:paraId="394B3D9D"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Ordered Lists</w:t>
      </w:r>
    </w:p>
    <w:p w14:paraId="16878CCD"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create an ordered list, add line items with numbers followed by periods. The numbers don’t have to be in numerical order, but the list should start with the number 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6"/>
        <w:gridCol w:w="3421"/>
        <w:gridCol w:w="2842"/>
      </w:tblGrid>
      <w:tr w:rsidR="001124EF" w:rsidRPr="001124EF" w14:paraId="3BF5CDF7" w14:textId="77777777" w:rsidTr="001124EF">
        <w:trPr>
          <w:tblHeader/>
          <w:tblCellSpacing w:w="15" w:type="dxa"/>
        </w:trPr>
        <w:tc>
          <w:tcPr>
            <w:tcW w:w="0" w:type="auto"/>
            <w:vAlign w:val="center"/>
            <w:hideMark/>
          </w:tcPr>
          <w:p w14:paraId="69314300"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w:t>
            </w:r>
          </w:p>
        </w:tc>
        <w:tc>
          <w:tcPr>
            <w:tcW w:w="0" w:type="auto"/>
            <w:vAlign w:val="center"/>
            <w:hideMark/>
          </w:tcPr>
          <w:p w14:paraId="21E44F7D"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HTML</w:t>
            </w:r>
          </w:p>
        </w:tc>
        <w:tc>
          <w:tcPr>
            <w:tcW w:w="0" w:type="auto"/>
            <w:vAlign w:val="center"/>
            <w:hideMark/>
          </w:tcPr>
          <w:p w14:paraId="4ECA24E2"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Rendered Output</w:t>
            </w:r>
          </w:p>
        </w:tc>
      </w:tr>
      <w:tr w:rsidR="001124EF" w:rsidRPr="001124EF" w14:paraId="1B30841A" w14:textId="77777777" w:rsidTr="001124EF">
        <w:trPr>
          <w:tblCellSpacing w:w="15" w:type="dxa"/>
        </w:trPr>
        <w:tc>
          <w:tcPr>
            <w:tcW w:w="0" w:type="auto"/>
            <w:vAlign w:val="center"/>
            <w:hideMark/>
          </w:tcPr>
          <w:p w14:paraId="5FEB4ABB"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1. First item</w:t>
            </w:r>
            <w:r w:rsidRPr="001124EF">
              <w:rPr>
                <w:rFonts w:ascii="Courier New" w:eastAsia="Times New Roman" w:hAnsi="Courier New" w:cs="Courier New"/>
                <w:sz w:val="20"/>
                <w:lang w:eastAsia="en-IN"/>
              </w:rPr>
              <w:br/>
              <w:t>2. Second item</w:t>
            </w:r>
            <w:r w:rsidRPr="001124EF">
              <w:rPr>
                <w:rFonts w:ascii="Courier New" w:eastAsia="Times New Roman" w:hAnsi="Courier New" w:cs="Courier New"/>
                <w:sz w:val="20"/>
                <w:lang w:eastAsia="en-IN"/>
              </w:rPr>
              <w:br/>
              <w:t>3. Third item</w:t>
            </w:r>
            <w:r w:rsidRPr="001124EF">
              <w:rPr>
                <w:rFonts w:ascii="Courier New" w:eastAsia="Times New Roman" w:hAnsi="Courier New" w:cs="Courier New"/>
                <w:sz w:val="20"/>
                <w:lang w:eastAsia="en-IN"/>
              </w:rPr>
              <w:br/>
              <w:t xml:space="preserve">4. Fourth item </w:t>
            </w:r>
          </w:p>
        </w:tc>
        <w:tc>
          <w:tcPr>
            <w:tcW w:w="0" w:type="auto"/>
            <w:vAlign w:val="center"/>
            <w:hideMark/>
          </w:tcPr>
          <w:p w14:paraId="609EC52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ol</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  &lt;li&gt;First item&lt;/li&gt;</w:t>
            </w:r>
            <w:r w:rsidRPr="001124EF">
              <w:rPr>
                <w:rFonts w:ascii="Courier New" w:eastAsia="Times New Roman" w:hAnsi="Courier New" w:cs="Courier New"/>
                <w:sz w:val="20"/>
                <w:lang w:eastAsia="en-IN"/>
              </w:rPr>
              <w:br/>
              <w:t>  &lt;li&gt;Second item&lt;/li&gt;</w:t>
            </w:r>
            <w:r w:rsidRPr="001124EF">
              <w:rPr>
                <w:rFonts w:ascii="Courier New" w:eastAsia="Times New Roman" w:hAnsi="Courier New" w:cs="Courier New"/>
                <w:sz w:val="20"/>
                <w:lang w:eastAsia="en-IN"/>
              </w:rPr>
              <w:br/>
              <w:t>  &lt;li&gt;Third item&lt;/li&gt;</w:t>
            </w:r>
            <w:r w:rsidRPr="001124EF">
              <w:rPr>
                <w:rFonts w:ascii="Courier New" w:eastAsia="Times New Roman" w:hAnsi="Courier New" w:cs="Courier New"/>
                <w:sz w:val="20"/>
                <w:lang w:eastAsia="en-IN"/>
              </w:rPr>
              <w:br/>
              <w:t>  &lt;li&gt;Fourth item&lt;/li&gt;</w:t>
            </w:r>
            <w:r w:rsidRPr="001124EF">
              <w:rPr>
                <w:rFonts w:ascii="Courier New" w:eastAsia="Times New Roman" w:hAnsi="Courier New" w:cs="Courier New"/>
                <w:sz w:val="20"/>
                <w:lang w:eastAsia="en-IN"/>
              </w:rPr>
              <w:br/>
              <w:t>&lt;/</w:t>
            </w:r>
            <w:proofErr w:type="spellStart"/>
            <w:r w:rsidRPr="001124EF">
              <w:rPr>
                <w:rFonts w:ascii="Courier New" w:eastAsia="Times New Roman" w:hAnsi="Courier New" w:cs="Courier New"/>
                <w:sz w:val="20"/>
                <w:lang w:eastAsia="en-IN"/>
              </w:rPr>
              <w:t>ol</w:t>
            </w:r>
            <w:proofErr w:type="spellEnd"/>
            <w:r w:rsidRPr="001124EF">
              <w:rPr>
                <w:rFonts w:ascii="Courier New" w:eastAsia="Times New Roman" w:hAnsi="Courier New" w:cs="Courier New"/>
                <w:sz w:val="20"/>
                <w:lang w:eastAsia="en-IN"/>
              </w:rPr>
              <w:t xml:space="preserve">&gt; </w:t>
            </w:r>
          </w:p>
        </w:tc>
        <w:tc>
          <w:tcPr>
            <w:tcW w:w="0" w:type="auto"/>
            <w:vAlign w:val="center"/>
            <w:hideMark/>
          </w:tcPr>
          <w:p w14:paraId="45FDF4C8" w14:textId="77777777" w:rsidR="001124EF" w:rsidRPr="001124EF" w:rsidRDefault="001124EF" w:rsidP="001124E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First item</w:t>
            </w:r>
          </w:p>
          <w:p w14:paraId="3AA47C6A" w14:textId="77777777" w:rsidR="001124EF" w:rsidRPr="001124EF" w:rsidRDefault="001124EF" w:rsidP="001124E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Second item</w:t>
            </w:r>
          </w:p>
          <w:p w14:paraId="5345CD97" w14:textId="77777777" w:rsidR="001124EF" w:rsidRPr="001124EF" w:rsidRDefault="001124EF" w:rsidP="001124E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Third item</w:t>
            </w:r>
          </w:p>
          <w:p w14:paraId="37ED06F4" w14:textId="77777777" w:rsidR="001124EF" w:rsidRPr="001124EF" w:rsidRDefault="001124EF" w:rsidP="001124E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Fourth item</w:t>
            </w:r>
          </w:p>
        </w:tc>
      </w:tr>
      <w:tr w:rsidR="001124EF" w:rsidRPr="001124EF" w14:paraId="43D2E969" w14:textId="77777777" w:rsidTr="001124EF">
        <w:trPr>
          <w:tblCellSpacing w:w="15" w:type="dxa"/>
        </w:trPr>
        <w:tc>
          <w:tcPr>
            <w:tcW w:w="0" w:type="auto"/>
            <w:vAlign w:val="center"/>
            <w:hideMark/>
          </w:tcPr>
          <w:p w14:paraId="2F489B89"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1. First item</w:t>
            </w:r>
            <w:r w:rsidRPr="001124EF">
              <w:rPr>
                <w:rFonts w:ascii="Courier New" w:eastAsia="Times New Roman" w:hAnsi="Courier New" w:cs="Courier New"/>
                <w:sz w:val="20"/>
                <w:lang w:eastAsia="en-IN"/>
              </w:rPr>
              <w:br/>
              <w:t>1. Second item</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lastRenderedPageBreak/>
              <w:t>1. Third item</w:t>
            </w:r>
            <w:r w:rsidRPr="001124EF">
              <w:rPr>
                <w:rFonts w:ascii="Courier New" w:eastAsia="Times New Roman" w:hAnsi="Courier New" w:cs="Courier New"/>
                <w:sz w:val="20"/>
                <w:lang w:eastAsia="en-IN"/>
              </w:rPr>
              <w:br/>
              <w:t xml:space="preserve">1. Fourth item </w:t>
            </w:r>
          </w:p>
        </w:tc>
        <w:tc>
          <w:tcPr>
            <w:tcW w:w="0" w:type="auto"/>
            <w:vAlign w:val="center"/>
            <w:hideMark/>
          </w:tcPr>
          <w:p w14:paraId="0F839231"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lastRenderedPageBreak/>
              <w:t>&lt;</w:t>
            </w:r>
            <w:proofErr w:type="spellStart"/>
            <w:r w:rsidRPr="001124EF">
              <w:rPr>
                <w:rFonts w:ascii="Courier New" w:eastAsia="Times New Roman" w:hAnsi="Courier New" w:cs="Courier New"/>
                <w:sz w:val="20"/>
                <w:lang w:eastAsia="en-IN"/>
              </w:rPr>
              <w:t>ol</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  &lt;li&gt;First item&lt;/li&gt;</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lastRenderedPageBreak/>
              <w:t>  &lt;li&gt;Second item&lt;/li&gt;</w:t>
            </w:r>
            <w:r w:rsidRPr="001124EF">
              <w:rPr>
                <w:rFonts w:ascii="Courier New" w:eastAsia="Times New Roman" w:hAnsi="Courier New" w:cs="Courier New"/>
                <w:sz w:val="20"/>
                <w:lang w:eastAsia="en-IN"/>
              </w:rPr>
              <w:br/>
              <w:t>  &lt;li&gt;Third item&lt;/li&gt;</w:t>
            </w:r>
            <w:r w:rsidRPr="001124EF">
              <w:rPr>
                <w:rFonts w:ascii="Courier New" w:eastAsia="Times New Roman" w:hAnsi="Courier New" w:cs="Courier New"/>
                <w:sz w:val="20"/>
                <w:lang w:eastAsia="en-IN"/>
              </w:rPr>
              <w:br/>
              <w:t>  &lt;li&gt;Fourth item&lt;/li&gt;</w:t>
            </w:r>
            <w:r w:rsidRPr="001124EF">
              <w:rPr>
                <w:rFonts w:ascii="Courier New" w:eastAsia="Times New Roman" w:hAnsi="Courier New" w:cs="Courier New"/>
                <w:sz w:val="20"/>
                <w:lang w:eastAsia="en-IN"/>
              </w:rPr>
              <w:br/>
              <w:t>&lt;/</w:t>
            </w:r>
            <w:proofErr w:type="spellStart"/>
            <w:r w:rsidRPr="001124EF">
              <w:rPr>
                <w:rFonts w:ascii="Courier New" w:eastAsia="Times New Roman" w:hAnsi="Courier New" w:cs="Courier New"/>
                <w:sz w:val="20"/>
                <w:lang w:eastAsia="en-IN"/>
              </w:rPr>
              <w:t>ol</w:t>
            </w:r>
            <w:proofErr w:type="spellEnd"/>
            <w:r w:rsidRPr="001124EF">
              <w:rPr>
                <w:rFonts w:ascii="Courier New" w:eastAsia="Times New Roman" w:hAnsi="Courier New" w:cs="Courier New"/>
                <w:sz w:val="20"/>
                <w:lang w:eastAsia="en-IN"/>
              </w:rPr>
              <w:t xml:space="preserve">&gt; </w:t>
            </w:r>
          </w:p>
        </w:tc>
        <w:tc>
          <w:tcPr>
            <w:tcW w:w="0" w:type="auto"/>
            <w:vAlign w:val="center"/>
            <w:hideMark/>
          </w:tcPr>
          <w:p w14:paraId="458C16DA" w14:textId="77777777" w:rsidR="001124EF" w:rsidRPr="001124EF" w:rsidRDefault="001124EF" w:rsidP="001124E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First item</w:t>
            </w:r>
          </w:p>
          <w:p w14:paraId="2A5573C0" w14:textId="77777777" w:rsidR="001124EF" w:rsidRPr="001124EF" w:rsidRDefault="001124EF" w:rsidP="001124E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Second item</w:t>
            </w:r>
          </w:p>
          <w:p w14:paraId="2B465C53" w14:textId="77777777" w:rsidR="001124EF" w:rsidRPr="001124EF" w:rsidRDefault="001124EF" w:rsidP="001124E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Third item</w:t>
            </w:r>
          </w:p>
          <w:p w14:paraId="4550B23F" w14:textId="77777777" w:rsidR="001124EF" w:rsidRPr="001124EF" w:rsidRDefault="001124EF" w:rsidP="001124E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Fourth item</w:t>
            </w:r>
          </w:p>
        </w:tc>
      </w:tr>
      <w:tr w:rsidR="001124EF" w:rsidRPr="001124EF" w14:paraId="113C0DC1" w14:textId="77777777" w:rsidTr="001124EF">
        <w:trPr>
          <w:tblCellSpacing w:w="15" w:type="dxa"/>
        </w:trPr>
        <w:tc>
          <w:tcPr>
            <w:tcW w:w="0" w:type="auto"/>
            <w:vAlign w:val="center"/>
            <w:hideMark/>
          </w:tcPr>
          <w:p w14:paraId="0D5148C6"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lastRenderedPageBreak/>
              <w:t>1. First item</w:t>
            </w:r>
            <w:r w:rsidRPr="001124EF">
              <w:rPr>
                <w:rFonts w:ascii="Courier New" w:eastAsia="Times New Roman" w:hAnsi="Courier New" w:cs="Courier New"/>
                <w:sz w:val="20"/>
                <w:lang w:eastAsia="en-IN"/>
              </w:rPr>
              <w:br/>
              <w:t>8. Second item</w:t>
            </w:r>
            <w:r w:rsidRPr="001124EF">
              <w:rPr>
                <w:rFonts w:ascii="Courier New" w:eastAsia="Times New Roman" w:hAnsi="Courier New" w:cs="Courier New"/>
                <w:sz w:val="20"/>
                <w:lang w:eastAsia="en-IN"/>
              </w:rPr>
              <w:br/>
              <w:t>3. Third item</w:t>
            </w:r>
            <w:r w:rsidRPr="001124EF">
              <w:rPr>
                <w:rFonts w:ascii="Courier New" w:eastAsia="Times New Roman" w:hAnsi="Courier New" w:cs="Courier New"/>
                <w:sz w:val="20"/>
                <w:lang w:eastAsia="en-IN"/>
              </w:rPr>
              <w:br/>
              <w:t xml:space="preserve">5. Fourth item </w:t>
            </w:r>
          </w:p>
        </w:tc>
        <w:tc>
          <w:tcPr>
            <w:tcW w:w="0" w:type="auto"/>
            <w:vAlign w:val="center"/>
            <w:hideMark/>
          </w:tcPr>
          <w:p w14:paraId="02618F6D"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ol</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  &lt;li&gt;First item&lt;/li&gt;</w:t>
            </w:r>
            <w:r w:rsidRPr="001124EF">
              <w:rPr>
                <w:rFonts w:ascii="Courier New" w:eastAsia="Times New Roman" w:hAnsi="Courier New" w:cs="Courier New"/>
                <w:sz w:val="20"/>
                <w:lang w:eastAsia="en-IN"/>
              </w:rPr>
              <w:br/>
              <w:t>  &lt;li&gt;Second item&lt;/li&gt;</w:t>
            </w:r>
            <w:r w:rsidRPr="001124EF">
              <w:rPr>
                <w:rFonts w:ascii="Courier New" w:eastAsia="Times New Roman" w:hAnsi="Courier New" w:cs="Courier New"/>
                <w:sz w:val="20"/>
                <w:lang w:eastAsia="en-IN"/>
              </w:rPr>
              <w:br/>
              <w:t>  &lt;li&gt;Third item&lt;/li&gt;</w:t>
            </w:r>
            <w:r w:rsidRPr="001124EF">
              <w:rPr>
                <w:rFonts w:ascii="Courier New" w:eastAsia="Times New Roman" w:hAnsi="Courier New" w:cs="Courier New"/>
                <w:sz w:val="20"/>
                <w:lang w:eastAsia="en-IN"/>
              </w:rPr>
              <w:br/>
              <w:t>  &lt;li&gt;Fourth item&lt;/li&gt;</w:t>
            </w:r>
            <w:r w:rsidRPr="001124EF">
              <w:rPr>
                <w:rFonts w:ascii="Courier New" w:eastAsia="Times New Roman" w:hAnsi="Courier New" w:cs="Courier New"/>
                <w:sz w:val="20"/>
                <w:lang w:eastAsia="en-IN"/>
              </w:rPr>
              <w:br/>
              <w:t>&lt;/</w:t>
            </w:r>
            <w:proofErr w:type="spellStart"/>
            <w:r w:rsidRPr="001124EF">
              <w:rPr>
                <w:rFonts w:ascii="Courier New" w:eastAsia="Times New Roman" w:hAnsi="Courier New" w:cs="Courier New"/>
                <w:sz w:val="20"/>
                <w:lang w:eastAsia="en-IN"/>
              </w:rPr>
              <w:t>ol</w:t>
            </w:r>
            <w:proofErr w:type="spellEnd"/>
            <w:r w:rsidRPr="001124EF">
              <w:rPr>
                <w:rFonts w:ascii="Courier New" w:eastAsia="Times New Roman" w:hAnsi="Courier New" w:cs="Courier New"/>
                <w:sz w:val="20"/>
                <w:lang w:eastAsia="en-IN"/>
              </w:rPr>
              <w:t xml:space="preserve">&gt; </w:t>
            </w:r>
          </w:p>
        </w:tc>
        <w:tc>
          <w:tcPr>
            <w:tcW w:w="0" w:type="auto"/>
            <w:vAlign w:val="center"/>
            <w:hideMark/>
          </w:tcPr>
          <w:p w14:paraId="73C8049D" w14:textId="77777777" w:rsidR="001124EF" w:rsidRPr="001124EF" w:rsidRDefault="001124EF" w:rsidP="001124E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First item</w:t>
            </w:r>
          </w:p>
          <w:p w14:paraId="5B65E7D5" w14:textId="77777777" w:rsidR="001124EF" w:rsidRPr="001124EF" w:rsidRDefault="001124EF" w:rsidP="001124E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Second item</w:t>
            </w:r>
          </w:p>
          <w:p w14:paraId="6F7BBD67" w14:textId="77777777" w:rsidR="001124EF" w:rsidRPr="001124EF" w:rsidRDefault="001124EF" w:rsidP="001124E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Third item</w:t>
            </w:r>
          </w:p>
          <w:p w14:paraId="791E0F40" w14:textId="77777777" w:rsidR="001124EF" w:rsidRPr="001124EF" w:rsidRDefault="001124EF" w:rsidP="001124E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Fourth item</w:t>
            </w:r>
          </w:p>
        </w:tc>
      </w:tr>
      <w:tr w:rsidR="001124EF" w:rsidRPr="001124EF" w14:paraId="7B540DC2" w14:textId="77777777" w:rsidTr="001124EF">
        <w:trPr>
          <w:tblCellSpacing w:w="15" w:type="dxa"/>
        </w:trPr>
        <w:tc>
          <w:tcPr>
            <w:tcW w:w="0" w:type="auto"/>
            <w:vAlign w:val="center"/>
            <w:hideMark/>
          </w:tcPr>
          <w:p w14:paraId="47E85032"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1. First item</w:t>
            </w:r>
            <w:r w:rsidRPr="001124EF">
              <w:rPr>
                <w:rFonts w:ascii="Courier New" w:eastAsia="Times New Roman" w:hAnsi="Courier New" w:cs="Courier New"/>
                <w:sz w:val="20"/>
                <w:lang w:eastAsia="en-IN"/>
              </w:rPr>
              <w:br/>
              <w:t>2. Second item</w:t>
            </w:r>
            <w:r w:rsidRPr="001124EF">
              <w:rPr>
                <w:rFonts w:ascii="Courier New" w:eastAsia="Times New Roman" w:hAnsi="Courier New" w:cs="Courier New"/>
                <w:sz w:val="20"/>
                <w:lang w:eastAsia="en-IN"/>
              </w:rPr>
              <w:br/>
              <w:t>3. Third item</w:t>
            </w:r>
            <w:r w:rsidRPr="001124EF">
              <w:rPr>
                <w:rFonts w:ascii="Courier New" w:eastAsia="Times New Roman" w:hAnsi="Courier New" w:cs="Courier New"/>
                <w:sz w:val="20"/>
                <w:lang w:eastAsia="en-IN"/>
              </w:rPr>
              <w:br/>
              <w:t>    1. Indented item</w:t>
            </w:r>
            <w:r w:rsidRPr="001124EF">
              <w:rPr>
                <w:rFonts w:ascii="Courier New" w:eastAsia="Times New Roman" w:hAnsi="Courier New" w:cs="Courier New"/>
                <w:sz w:val="20"/>
                <w:lang w:eastAsia="en-IN"/>
              </w:rPr>
              <w:br/>
              <w:t>    2. Indented item</w:t>
            </w:r>
            <w:r w:rsidRPr="001124EF">
              <w:rPr>
                <w:rFonts w:ascii="Courier New" w:eastAsia="Times New Roman" w:hAnsi="Courier New" w:cs="Courier New"/>
                <w:sz w:val="20"/>
                <w:lang w:eastAsia="en-IN"/>
              </w:rPr>
              <w:br/>
              <w:t xml:space="preserve">4. Fourth item </w:t>
            </w:r>
          </w:p>
        </w:tc>
        <w:tc>
          <w:tcPr>
            <w:tcW w:w="0" w:type="auto"/>
            <w:vAlign w:val="center"/>
            <w:hideMark/>
          </w:tcPr>
          <w:p w14:paraId="36597903"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ol</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  &lt;li&gt;First item&lt;/li&gt;</w:t>
            </w:r>
            <w:r w:rsidRPr="001124EF">
              <w:rPr>
                <w:rFonts w:ascii="Courier New" w:eastAsia="Times New Roman" w:hAnsi="Courier New" w:cs="Courier New"/>
                <w:sz w:val="20"/>
                <w:lang w:eastAsia="en-IN"/>
              </w:rPr>
              <w:br/>
              <w:t>  &lt;li&gt;Second item&lt;/li&gt;</w:t>
            </w:r>
            <w:r w:rsidRPr="001124EF">
              <w:rPr>
                <w:rFonts w:ascii="Courier New" w:eastAsia="Times New Roman" w:hAnsi="Courier New" w:cs="Courier New"/>
                <w:sz w:val="20"/>
                <w:lang w:eastAsia="en-IN"/>
              </w:rPr>
              <w:br/>
              <w:t>  &lt;li&gt;Third item</w:t>
            </w:r>
            <w:r w:rsidRPr="001124EF">
              <w:rPr>
                <w:rFonts w:ascii="Courier New" w:eastAsia="Times New Roman" w:hAnsi="Courier New" w:cs="Courier New"/>
                <w:sz w:val="20"/>
                <w:lang w:eastAsia="en-IN"/>
              </w:rPr>
              <w:br/>
              <w:t>    &lt;</w:t>
            </w:r>
            <w:proofErr w:type="spellStart"/>
            <w:r w:rsidRPr="001124EF">
              <w:rPr>
                <w:rFonts w:ascii="Courier New" w:eastAsia="Times New Roman" w:hAnsi="Courier New" w:cs="Courier New"/>
                <w:sz w:val="20"/>
                <w:lang w:eastAsia="en-IN"/>
              </w:rPr>
              <w:t>ol</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      &lt;li&gt;Indented item&lt;/li&gt;</w:t>
            </w:r>
            <w:r w:rsidRPr="001124EF">
              <w:rPr>
                <w:rFonts w:ascii="Courier New" w:eastAsia="Times New Roman" w:hAnsi="Courier New" w:cs="Courier New"/>
                <w:sz w:val="20"/>
                <w:lang w:eastAsia="en-IN"/>
              </w:rPr>
              <w:br/>
              <w:t>      &lt;li&gt;Indented item&lt;/li&gt;</w:t>
            </w:r>
            <w:r w:rsidRPr="001124EF">
              <w:rPr>
                <w:rFonts w:ascii="Courier New" w:eastAsia="Times New Roman" w:hAnsi="Courier New" w:cs="Courier New"/>
                <w:sz w:val="20"/>
                <w:lang w:eastAsia="en-IN"/>
              </w:rPr>
              <w:br/>
              <w:t>    &lt;/</w:t>
            </w:r>
            <w:proofErr w:type="spellStart"/>
            <w:r w:rsidRPr="001124EF">
              <w:rPr>
                <w:rFonts w:ascii="Courier New" w:eastAsia="Times New Roman" w:hAnsi="Courier New" w:cs="Courier New"/>
                <w:sz w:val="20"/>
                <w:lang w:eastAsia="en-IN"/>
              </w:rPr>
              <w:t>ol</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  &lt;/li&gt;</w:t>
            </w:r>
            <w:r w:rsidRPr="001124EF">
              <w:rPr>
                <w:rFonts w:ascii="Courier New" w:eastAsia="Times New Roman" w:hAnsi="Courier New" w:cs="Courier New"/>
                <w:sz w:val="20"/>
                <w:lang w:eastAsia="en-IN"/>
              </w:rPr>
              <w:br/>
              <w:t>  &lt;li&gt;Fourth item&lt;/li&gt;</w:t>
            </w:r>
            <w:r w:rsidRPr="001124EF">
              <w:rPr>
                <w:rFonts w:ascii="Courier New" w:eastAsia="Times New Roman" w:hAnsi="Courier New" w:cs="Courier New"/>
                <w:sz w:val="20"/>
                <w:lang w:eastAsia="en-IN"/>
              </w:rPr>
              <w:br/>
              <w:t>&lt;/</w:t>
            </w:r>
            <w:proofErr w:type="spellStart"/>
            <w:r w:rsidRPr="001124EF">
              <w:rPr>
                <w:rFonts w:ascii="Courier New" w:eastAsia="Times New Roman" w:hAnsi="Courier New" w:cs="Courier New"/>
                <w:sz w:val="20"/>
                <w:lang w:eastAsia="en-IN"/>
              </w:rPr>
              <w:t>ol</w:t>
            </w:r>
            <w:proofErr w:type="spellEnd"/>
            <w:r w:rsidRPr="001124EF">
              <w:rPr>
                <w:rFonts w:ascii="Courier New" w:eastAsia="Times New Roman" w:hAnsi="Courier New" w:cs="Courier New"/>
                <w:sz w:val="20"/>
                <w:lang w:eastAsia="en-IN"/>
              </w:rPr>
              <w:t xml:space="preserve">&gt; </w:t>
            </w:r>
          </w:p>
        </w:tc>
        <w:tc>
          <w:tcPr>
            <w:tcW w:w="0" w:type="auto"/>
            <w:vAlign w:val="center"/>
            <w:hideMark/>
          </w:tcPr>
          <w:p w14:paraId="218442AE" w14:textId="77777777" w:rsidR="001124EF" w:rsidRPr="001124EF" w:rsidRDefault="001124EF" w:rsidP="001124E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First item</w:t>
            </w:r>
          </w:p>
          <w:p w14:paraId="69FED7D6" w14:textId="77777777" w:rsidR="001124EF" w:rsidRPr="001124EF" w:rsidRDefault="001124EF" w:rsidP="001124E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Second item</w:t>
            </w:r>
          </w:p>
          <w:p w14:paraId="70AB29A5" w14:textId="77777777" w:rsidR="001124EF" w:rsidRPr="001124EF" w:rsidRDefault="001124EF" w:rsidP="001124E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Third item </w:t>
            </w:r>
          </w:p>
          <w:p w14:paraId="71699746" w14:textId="77777777" w:rsidR="001124EF" w:rsidRPr="001124EF" w:rsidRDefault="001124EF" w:rsidP="001124EF">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Indented item</w:t>
            </w:r>
          </w:p>
          <w:p w14:paraId="7ADD4DD7" w14:textId="77777777" w:rsidR="001124EF" w:rsidRPr="001124EF" w:rsidRDefault="001124EF" w:rsidP="001124EF">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Indented item</w:t>
            </w:r>
          </w:p>
          <w:p w14:paraId="17002339" w14:textId="77777777" w:rsidR="001124EF" w:rsidRPr="001124EF" w:rsidRDefault="001124EF" w:rsidP="001124E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Fourth item</w:t>
            </w:r>
          </w:p>
        </w:tc>
      </w:tr>
    </w:tbl>
    <w:p w14:paraId="62A0B353"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Ordered List Best Practices</w:t>
      </w:r>
    </w:p>
    <w:p w14:paraId="4A0C6E10"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1124EF">
        <w:rPr>
          <w:rFonts w:ascii="Times New Roman" w:eastAsia="Times New Roman" w:hAnsi="Times New Roman" w:cs="Times New Roman"/>
          <w:sz w:val="24"/>
          <w:szCs w:val="24"/>
          <w:lang w:eastAsia="en-IN"/>
        </w:rPr>
        <w:t>CommonMark</w:t>
      </w:r>
      <w:proofErr w:type="spellEnd"/>
      <w:r w:rsidRPr="001124EF">
        <w:rPr>
          <w:rFonts w:ascii="Times New Roman" w:eastAsia="Times New Roman" w:hAnsi="Times New Roman" w:cs="Times New Roman"/>
          <w:sz w:val="24"/>
          <w:szCs w:val="24"/>
          <w:lang w:eastAsia="en-IN"/>
        </w:rPr>
        <w:t xml:space="preserve"> and a few other lightweight markup languages let you use a parenthesis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xml:space="preserve">) as a delimiter (e.g., </w:t>
      </w:r>
      <w:r w:rsidRPr="001124EF">
        <w:rPr>
          <w:rFonts w:ascii="Courier New" w:eastAsia="Times New Roman" w:hAnsi="Courier New" w:cs="Courier New"/>
          <w:sz w:val="20"/>
          <w:lang w:eastAsia="en-IN"/>
        </w:rPr>
        <w:t>1) First item</w:t>
      </w:r>
      <w:r w:rsidRPr="001124EF">
        <w:rPr>
          <w:rFonts w:ascii="Times New Roman" w:eastAsia="Times New Roman" w:hAnsi="Times New Roman" w:cs="Times New Roman"/>
          <w:sz w:val="24"/>
          <w:szCs w:val="24"/>
          <w:lang w:eastAsia="en-IN"/>
        </w:rPr>
        <w:t>), but not all Markdown applications support this, so it isn’t a great option from a compatibility perspective. For compatibility, use periods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6"/>
        <w:gridCol w:w="1845"/>
      </w:tblGrid>
      <w:tr w:rsidR="001124EF" w:rsidRPr="001124EF" w14:paraId="10B4CF3D" w14:textId="77777777" w:rsidTr="001124EF">
        <w:trPr>
          <w:tblHeader/>
          <w:tblCellSpacing w:w="15" w:type="dxa"/>
        </w:trPr>
        <w:tc>
          <w:tcPr>
            <w:tcW w:w="0" w:type="auto"/>
            <w:vAlign w:val="center"/>
            <w:hideMark/>
          </w:tcPr>
          <w:p w14:paraId="59E73FC4"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w:t>
            </w:r>
            <w:proofErr w:type="gramEnd"/>
            <w:r w:rsidRPr="001124EF">
              <w:rPr>
                <w:rFonts w:ascii="Times New Roman" w:eastAsia="Times New Roman" w:hAnsi="Times New Roman" w:cs="Times New Roman"/>
                <w:b/>
                <w:bCs/>
                <w:sz w:val="24"/>
                <w:szCs w:val="24"/>
                <w:lang w:eastAsia="en-IN"/>
              </w:rPr>
              <w:t xml:space="preserve"> this</w:t>
            </w:r>
          </w:p>
        </w:tc>
        <w:tc>
          <w:tcPr>
            <w:tcW w:w="0" w:type="auto"/>
            <w:vAlign w:val="center"/>
            <w:hideMark/>
          </w:tcPr>
          <w:p w14:paraId="178627E2"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Don't</w:t>
            </w:r>
            <w:proofErr w:type="gramEnd"/>
            <w:r w:rsidRPr="001124EF">
              <w:rPr>
                <w:rFonts w:ascii="Times New Roman" w:eastAsia="Times New Roman" w:hAnsi="Times New Roman" w:cs="Times New Roman"/>
                <w:b/>
                <w:bCs/>
                <w:sz w:val="24"/>
                <w:szCs w:val="24"/>
                <w:lang w:eastAsia="en-IN"/>
              </w:rPr>
              <w:t xml:space="preserve"> do this</w:t>
            </w:r>
          </w:p>
        </w:tc>
      </w:tr>
      <w:tr w:rsidR="001124EF" w:rsidRPr="001124EF" w14:paraId="703E8CFA" w14:textId="77777777" w:rsidTr="001124EF">
        <w:trPr>
          <w:tblCellSpacing w:w="15" w:type="dxa"/>
        </w:trPr>
        <w:tc>
          <w:tcPr>
            <w:tcW w:w="0" w:type="auto"/>
            <w:vAlign w:val="center"/>
            <w:hideMark/>
          </w:tcPr>
          <w:p w14:paraId="037F0B3D"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1. First item</w:t>
            </w:r>
            <w:r w:rsidRPr="001124EF">
              <w:rPr>
                <w:rFonts w:ascii="Courier New" w:eastAsia="Times New Roman" w:hAnsi="Courier New" w:cs="Courier New"/>
                <w:sz w:val="20"/>
                <w:lang w:eastAsia="en-IN"/>
              </w:rPr>
              <w:br/>
              <w:t xml:space="preserve">2. Second item </w:t>
            </w:r>
          </w:p>
        </w:tc>
        <w:tc>
          <w:tcPr>
            <w:tcW w:w="0" w:type="auto"/>
            <w:vAlign w:val="center"/>
            <w:hideMark/>
          </w:tcPr>
          <w:p w14:paraId="3BDEDFDA"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1) First item</w:t>
            </w:r>
            <w:r w:rsidRPr="001124EF">
              <w:rPr>
                <w:rFonts w:ascii="Courier New" w:eastAsia="Times New Roman" w:hAnsi="Courier New" w:cs="Courier New"/>
                <w:sz w:val="20"/>
                <w:lang w:eastAsia="en-IN"/>
              </w:rPr>
              <w:br/>
              <w:t xml:space="preserve">2) Second item </w:t>
            </w:r>
          </w:p>
        </w:tc>
      </w:tr>
    </w:tbl>
    <w:p w14:paraId="2AB34A68"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Unordered Lists</w:t>
      </w:r>
    </w:p>
    <w:p w14:paraId="3B3A4DB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create an unordered list, add dashes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asterisks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or plus signs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in front of line items. Indent one or more items to create a nested 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421"/>
        <w:gridCol w:w="2842"/>
      </w:tblGrid>
      <w:tr w:rsidR="001124EF" w:rsidRPr="001124EF" w14:paraId="047C2B53" w14:textId="77777777" w:rsidTr="001124EF">
        <w:trPr>
          <w:tblHeader/>
          <w:tblCellSpacing w:w="15" w:type="dxa"/>
        </w:trPr>
        <w:tc>
          <w:tcPr>
            <w:tcW w:w="0" w:type="auto"/>
            <w:vAlign w:val="center"/>
            <w:hideMark/>
          </w:tcPr>
          <w:p w14:paraId="46C49929"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w:t>
            </w:r>
          </w:p>
        </w:tc>
        <w:tc>
          <w:tcPr>
            <w:tcW w:w="0" w:type="auto"/>
            <w:vAlign w:val="center"/>
            <w:hideMark/>
          </w:tcPr>
          <w:p w14:paraId="7F348365"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HTML</w:t>
            </w:r>
          </w:p>
        </w:tc>
        <w:tc>
          <w:tcPr>
            <w:tcW w:w="0" w:type="auto"/>
            <w:vAlign w:val="center"/>
            <w:hideMark/>
          </w:tcPr>
          <w:p w14:paraId="1CA1C12A"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Rendered Output</w:t>
            </w:r>
          </w:p>
        </w:tc>
      </w:tr>
      <w:tr w:rsidR="001124EF" w:rsidRPr="001124EF" w14:paraId="7B69F7D4" w14:textId="77777777" w:rsidTr="001124EF">
        <w:trPr>
          <w:tblCellSpacing w:w="15" w:type="dxa"/>
        </w:trPr>
        <w:tc>
          <w:tcPr>
            <w:tcW w:w="0" w:type="auto"/>
            <w:vAlign w:val="center"/>
            <w:hideMark/>
          </w:tcPr>
          <w:p w14:paraId="2A96B212"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First item</w:t>
            </w:r>
            <w:r w:rsidRPr="001124EF">
              <w:rPr>
                <w:rFonts w:ascii="Courier New" w:eastAsia="Times New Roman" w:hAnsi="Courier New" w:cs="Courier New"/>
                <w:sz w:val="20"/>
                <w:lang w:eastAsia="en-IN"/>
              </w:rPr>
              <w:br/>
              <w:t>- Second item</w:t>
            </w:r>
            <w:r w:rsidRPr="001124EF">
              <w:rPr>
                <w:rFonts w:ascii="Courier New" w:eastAsia="Times New Roman" w:hAnsi="Courier New" w:cs="Courier New"/>
                <w:sz w:val="20"/>
                <w:lang w:eastAsia="en-IN"/>
              </w:rPr>
              <w:br/>
              <w:t>- Third item</w:t>
            </w:r>
            <w:r w:rsidRPr="001124EF">
              <w:rPr>
                <w:rFonts w:ascii="Courier New" w:eastAsia="Times New Roman" w:hAnsi="Courier New" w:cs="Courier New"/>
                <w:sz w:val="20"/>
                <w:lang w:eastAsia="en-IN"/>
              </w:rPr>
              <w:br/>
              <w:t xml:space="preserve">- Fourth item </w:t>
            </w:r>
          </w:p>
        </w:tc>
        <w:tc>
          <w:tcPr>
            <w:tcW w:w="0" w:type="auto"/>
            <w:vAlign w:val="center"/>
            <w:hideMark/>
          </w:tcPr>
          <w:p w14:paraId="723A28BD"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  &lt;li&gt;First item&lt;/li&gt;</w:t>
            </w:r>
            <w:r w:rsidRPr="001124EF">
              <w:rPr>
                <w:rFonts w:ascii="Courier New" w:eastAsia="Times New Roman" w:hAnsi="Courier New" w:cs="Courier New"/>
                <w:sz w:val="20"/>
                <w:lang w:eastAsia="en-IN"/>
              </w:rPr>
              <w:br/>
              <w:t>  &lt;li&gt;Second item&lt;/li&gt;</w:t>
            </w:r>
            <w:r w:rsidRPr="001124EF">
              <w:rPr>
                <w:rFonts w:ascii="Courier New" w:eastAsia="Times New Roman" w:hAnsi="Courier New" w:cs="Courier New"/>
                <w:sz w:val="20"/>
                <w:lang w:eastAsia="en-IN"/>
              </w:rPr>
              <w:br/>
              <w:t>  &lt;li&gt;Third item&lt;/li&gt;</w:t>
            </w:r>
            <w:r w:rsidRPr="001124EF">
              <w:rPr>
                <w:rFonts w:ascii="Courier New" w:eastAsia="Times New Roman" w:hAnsi="Courier New" w:cs="Courier New"/>
                <w:sz w:val="20"/>
                <w:lang w:eastAsia="en-IN"/>
              </w:rPr>
              <w:br/>
              <w:t>  &lt;li&gt;Fourth item&lt;/li&gt;</w:t>
            </w:r>
            <w:r w:rsidRPr="001124EF">
              <w:rPr>
                <w:rFonts w:ascii="Courier New" w:eastAsia="Times New Roman" w:hAnsi="Courier New" w:cs="Courier New"/>
                <w:sz w:val="20"/>
                <w:lang w:eastAsia="en-IN"/>
              </w:rPr>
              <w:br/>
              <w:t>&lt;/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 xml:space="preserve">&gt; </w:t>
            </w:r>
          </w:p>
        </w:tc>
        <w:tc>
          <w:tcPr>
            <w:tcW w:w="0" w:type="auto"/>
            <w:vAlign w:val="center"/>
            <w:hideMark/>
          </w:tcPr>
          <w:p w14:paraId="3C39D073" w14:textId="77777777" w:rsidR="001124EF" w:rsidRPr="001124EF" w:rsidRDefault="001124EF" w:rsidP="001124E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First item</w:t>
            </w:r>
          </w:p>
          <w:p w14:paraId="10FE93F0" w14:textId="77777777" w:rsidR="001124EF" w:rsidRPr="001124EF" w:rsidRDefault="001124EF" w:rsidP="001124E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Second item</w:t>
            </w:r>
          </w:p>
          <w:p w14:paraId="117E0E98" w14:textId="77777777" w:rsidR="001124EF" w:rsidRPr="001124EF" w:rsidRDefault="001124EF" w:rsidP="001124E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Third item</w:t>
            </w:r>
          </w:p>
          <w:p w14:paraId="2C029DBC" w14:textId="77777777" w:rsidR="001124EF" w:rsidRPr="001124EF" w:rsidRDefault="001124EF" w:rsidP="001124E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Fourth item</w:t>
            </w:r>
          </w:p>
        </w:tc>
      </w:tr>
      <w:tr w:rsidR="001124EF" w:rsidRPr="001124EF" w14:paraId="792A6818" w14:textId="77777777" w:rsidTr="001124EF">
        <w:trPr>
          <w:tblCellSpacing w:w="15" w:type="dxa"/>
        </w:trPr>
        <w:tc>
          <w:tcPr>
            <w:tcW w:w="0" w:type="auto"/>
            <w:vAlign w:val="center"/>
            <w:hideMark/>
          </w:tcPr>
          <w:p w14:paraId="2B558B9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First item</w:t>
            </w:r>
            <w:r w:rsidRPr="001124EF">
              <w:rPr>
                <w:rFonts w:ascii="Courier New" w:eastAsia="Times New Roman" w:hAnsi="Courier New" w:cs="Courier New"/>
                <w:sz w:val="20"/>
                <w:lang w:eastAsia="en-IN"/>
              </w:rPr>
              <w:br/>
              <w:t>* Second item</w:t>
            </w:r>
            <w:r w:rsidRPr="001124EF">
              <w:rPr>
                <w:rFonts w:ascii="Courier New" w:eastAsia="Times New Roman" w:hAnsi="Courier New" w:cs="Courier New"/>
                <w:sz w:val="20"/>
                <w:lang w:eastAsia="en-IN"/>
              </w:rPr>
              <w:br/>
              <w:t>* Third item</w:t>
            </w:r>
            <w:r w:rsidRPr="001124EF">
              <w:rPr>
                <w:rFonts w:ascii="Courier New" w:eastAsia="Times New Roman" w:hAnsi="Courier New" w:cs="Courier New"/>
                <w:sz w:val="20"/>
                <w:lang w:eastAsia="en-IN"/>
              </w:rPr>
              <w:br/>
              <w:t xml:space="preserve">* Fourth item </w:t>
            </w:r>
          </w:p>
        </w:tc>
        <w:tc>
          <w:tcPr>
            <w:tcW w:w="0" w:type="auto"/>
            <w:vAlign w:val="center"/>
            <w:hideMark/>
          </w:tcPr>
          <w:p w14:paraId="0BD9A270"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  &lt;li&gt;First item&lt;/li&gt;</w:t>
            </w:r>
            <w:r w:rsidRPr="001124EF">
              <w:rPr>
                <w:rFonts w:ascii="Courier New" w:eastAsia="Times New Roman" w:hAnsi="Courier New" w:cs="Courier New"/>
                <w:sz w:val="20"/>
                <w:lang w:eastAsia="en-IN"/>
              </w:rPr>
              <w:br/>
              <w:t>  &lt;li&gt;Second item&lt;/li&gt;</w:t>
            </w:r>
            <w:r w:rsidRPr="001124EF">
              <w:rPr>
                <w:rFonts w:ascii="Courier New" w:eastAsia="Times New Roman" w:hAnsi="Courier New" w:cs="Courier New"/>
                <w:sz w:val="20"/>
                <w:lang w:eastAsia="en-IN"/>
              </w:rPr>
              <w:br/>
              <w:t>  &lt;li&gt;Third item&lt;/li&gt;</w:t>
            </w:r>
            <w:r w:rsidRPr="001124EF">
              <w:rPr>
                <w:rFonts w:ascii="Courier New" w:eastAsia="Times New Roman" w:hAnsi="Courier New" w:cs="Courier New"/>
                <w:sz w:val="20"/>
                <w:lang w:eastAsia="en-IN"/>
              </w:rPr>
              <w:br/>
              <w:t>  &lt;li&gt;Fourth item&lt;/li&gt;</w:t>
            </w:r>
            <w:r w:rsidRPr="001124EF">
              <w:rPr>
                <w:rFonts w:ascii="Courier New" w:eastAsia="Times New Roman" w:hAnsi="Courier New" w:cs="Courier New"/>
                <w:sz w:val="20"/>
                <w:lang w:eastAsia="en-IN"/>
              </w:rPr>
              <w:br/>
              <w:t>&lt;/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 xml:space="preserve">&gt; </w:t>
            </w:r>
          </w:p>
        </w:tc>
        <w:tc>
          <w:tcPr>
            <w:tcW w:w="0" w:type="auto"/>
            <w:vAlign w:val="center"/>
            <w:hideMark/>
          </w:tcPr>
          <w:p w14:paraId="37395018" w14:textId="77777777" w:rsidR="001124EF" w:rsidRPr="001124EF" w:rsidRDefault="001124EF" w:rsidP="001124E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First item</w:t>
            </w:r>
          </w:p>
          <w:p w14:paraId="2CC28568" w14:textId="77777777" w:rsidR="001124EF" w:rsidRPr="001124EF" w:rsidRDefault="001124EF" w:rsidP="001124E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Second item</w:t>
            </w:r>
          </w:p>
          <w:p w14:paraId="3D84B4B5" w14:textId="77777777" w:rsidR="001124EF" w:rsidRPr="001124EF" w:rsidRDefault="001124EF" w:rsidP="001124E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Third item</w:t>
            </w:r>
          </w:p>
          <w:p w14:paraId="27155A00" w14:textId="77777777" w:rsidR="001124EF" w:rsidRPr="001124EF" w:rsidRDefault="001124EF" w:rsidP="001124E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Fourth item</w:t>
            </w:r>
          </w:p>
        </w:tc>
      </w:tr>
      <w:tr w:rsidR="001124EF" w:rsidRPr="001124EF" w14:paraId="3C333547" w14:textId="77777777" w:rsidTr="001124EF">
        <w:trPr>
          <w:tblCellSpacing w:w="15" w:type="dxa"/>
        </w:trPr>
        <w:tc>
          <w:tcPr>
            <w:tcW w:w="0" w:type="auto"/>
            <w:vAlign w:val="center"/>
            <w:hideMark/>
          </w:tcPr>
          <w:p w14:paraId="6AE8667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First item</w:t>
            </w:r>
            <w:r w:rsidRPr="001124EF">
              <w:rPr>
                <w:rFonts w:ascii="Courier New" w:eastAsia="Times New Roman" w:hAnsi="Courier New" w:cs="Courier New"/>
                <w:sz w:val="20"/>
                <w:lang w:eastAsia="en-IN"/>
              </w:rPr>
              <w:br/>
              <w:t>+ Second item</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lastRenderedPageBreak/>
              <w:t>+ Third item</w:t>
            </w:r>
            <w:r w:rsidRPr="001124EF">
              <w:rPr>
                <w:rFonts w:ascii="Courier New" w:eastAsia="Times New Roman" w:hAnsi="Courier New" w:cs="Courier New"/>
                <w:sz w:val="20"/>
                <w:lang w:eastAsia="en-IN"/>
              </w:rPr>
              <w:br/>
              <w:t xml:space="preserve">+ Fourth item </w:t>
            </w:r>
          </w:p>
        </w:tc>
        <w:tc>
          <w:tcPr>
            <w:tcW w:w="0" w:type="auto"/>
            <w:vAlign w:val="center"/>
            <w:hideMark/>
          </w:tcPr>
          <w:p w14:paraId="70AFC5E9"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lastRenderedPageBreak/>
              <w:t>&lt;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  &lt;li&gt;First item&lt;/li&gt;</w:t>
            </w:r>
            <w:r w:rsidRPr="001124EF">
              <w:rPr>
                <w:rFonts w:ascii="Courier New" w:eastAsia="Times New Roman" w:hAnsi="Courier New" w:cs="Courier New"/>
                <w:sz w:val="20"/>
                <w:lang w:eastAsia="en-IN"/>
              </w:rPr>
              <w:br/>
              <w:t>  &lt;li&gt;Second item&lt;/li&gt;</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lastRenderedPageBreak/>
              <w:t>  &lt;li&gt;Third item&lt;/li&gt;</w:t>
            </w:r>
            <w:r w:rsidRPr="001124EF">
              <w:rPr>
                <w:rFonts w:ascii="Courier New" w:eastAsia="Times New Roman" w:hAnsi="Courier New" w:cs="Courier New"/>
                <w:sz w:val="20"/>
                <w:lang w:eastAsia="en-IN"/>
              </w:rPr>
              <w:br/>
              <w:t>  &lt;li&gt;Fourth item&lt;/li&gt;</w:t>
            </w:r>
            <w:r w:rsidRPr="001124EF">
              <w:rPr>
                <w:rFonts w:ascii="Courier New" w:eastAsia="Times New Roman" w:hAnsi="Courier New" w:cs="Courier New"/>
                <w:sz w:val="20"/>
                <w:lang w:eastAsia="en-IN"/>
              </w:rPr>
              <w:br/>
              <w:t>&lt;/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 xml:space="preserve">&gt; </w:t>
            </w:r>
          </w:p>
        </w:tc>
        <w:tc>
          <w:tcPr>
            <w:tcW w:w="0" w:type="auto"/>
            <w:vAlign w:val="center"/>
            <w:hideMark/>
          </w:tcPr>
          <w:p w14:paraId="22485E07" w14:textId="77777777" w:rsidR="001124EF" w:rsidRPr="001124EF" w:rsidRDefault="001124EF" w:rsidP="001124E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First item</w:t>
            </w:r>
          </w:p>
          <w:p w14:paraId="4D4BF90D" w14:textId="77777777" w:rsidR="001124EF" w:rsidRPr="001124EF" w:rsidRDefault="001124EF" w:rsidP="001124E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Second item</w:t>
            </w:r>
          </w:p>
          <w:p w14:paraId="769E3EA3" w14:textId="77777777" w:rsidR="001124EF" w:rsidRPr="001124EF" w:rsidRDefault="001124EF" w:rsidP="001124E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Third item</w:t>
            </w:r>
          </w:p>
          <w:p w14:paraId="2FD5E808" w14:textId="77777777" w:rsidR="001124EF" w:rsidRPr="001124EF" w:rsidRDefault="001124EF" w:rsidP="001124E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Fourth item</w:t>
            </w:r>
          </w:p>
        </w:tc>
      </w:tr>
      <w:tr w:rsidR="001124EF" w:rsidRPr="001124EF" w14:paraId="6F41E590" w14:textId="77777777" w:rsidTr="001124EF">
        <w:trPr>
          <w:tblCellSpacing w:w="15" w:type="dxa"/>
        </w:trPr>
        <w:tc>
          <w:tcPr>
            <w:tcW w:w="0" w:type="auto"/>
            <w:vAlign w:val="center"/>
            <w:hideMark/>
          </w:tcPr>
          <w:p w14:paraId="138FAB61"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lastRenderedPageBreak/>
              <w:t>- First item</w:t>
            </w:r>
            <w:r w:rsidRPr="001124EF">
              <w:rPr>
                <w:rFonts w:ascii="Courier New" w:eastAsia="Times New Roman" w:hAnsi="Courier New" w:cs="Courier New"/>
                <w:sz w:val="20"/>
                <w:lang w:eastAsia="en-IN"/>
              </w:rPr>
              <w:br/>
              <w:t>- Second item</w:t>
            </w:r>
            <w:r w:rsidRPr="001124EF">
              <w:rPr>
                <w:rFonts w:ascii="Courier New" w:eastAsia="Times New Roman" w:hAnsi="Courier New" w:cs="Courier New"/>
                <w:sz w:val="20"/>
                <w:lang w:eastAsia="en-IN"/>
              </w:rPr>
              <w:br/>
              <w:t>- Third item</w:t>
            </w:r>
            <w:r w:rsidRPr="001124EF">
              <w:rPr>
                <w:rFonts w:ascii="Courier New" w:eastAsia="Times New Roman" w:hAnsi="Courier New" w:cs="Courier New"/>
                <w:sz w:val="20"/>
                <w:lang w:eastAsia="en-IN"/>
              </w:rPr>
              <w:br/>
              <w:t>    - Indented item</w:t>
            </w:r>
            <w:r w:rsidRPr="001124EF">
              <w:rPr>
                <w:rFonts w:ascii="Courier New" w:eastAsia="Times New Roman" w:hAnsi="Courier New" w:cs="Courier New"/>
                <w:sz w:val="20"/>
                <w:lang w:eastAsia="en-IN"/>
              </w:rPr>
              <w:br/>
              <w:t>    - Indented item</w:t>
            </w:r>
            <w:r w:rsidRPr="001124EF">
              <w:rPr>
                <w:rFonts w:ascii="Courier New" w:eastAsia="Times New Roman" w:hAnsi="Courier New" w:cs="Courier New"/>
                <w:sz w:val="20"/>
                <w:lang w:eastAsia="en-IN"/>
              </w:rPr>
              <w:br/>
              <w:t xml:space="preserve">- Fourth item </w:t>
            </w:r>
          </w:p>
        </w:tc>
        <w:tc>
          <w:tcPr>
            <w:tcW w:w="0" w:type="auto"/>
            <w:vAlign w:val="center"/>
            <w:hideMark/>
          </w:tcPr>
          <w:p w14:paraId="09AE5FC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  &lt;li&gt;First item&lt;/li&gt;</w:t>
            </w:r>
            <w:r w:rsidRPr="001124EF">
              <w:rPr>
                <w:rFonts w:ascii="Courier New" w:eastAsia="Times New Roman" w:hAnsi="Courier New" w:cs="Courier New"/>
                <w:sz w:val="20"/>
                <w:lang w:eastAsia="en-IN"/>
              </w:rPr>
              <w:br/>
              <w:t>  &lt;li&gt;Second item&lt;/li&gt;</w:t>
            </w:r>
            <w:r w:rsidRPr="001124EF">
              <w:rPr>
                <w:rFonts w:ascii="Courier New" w:eastAsia="Times New Roman" w:hAnsi="Courier New" w:cs="Courier New"/>
                <w:sz w:val="20"/>
                <w:lang w:eastAsia="en-IN"/>
              </w:rPr>
              <w:br/>
              <w:t>  &lt;li&gt;Third item</w:t>
            </w:r>
            <w:r w:rsidRPr="001124EF">
              <w:rPr>
                <w:rFonts w:ascii="Courier New" w:eastAsia="Times New Roman" w:hAnsi="Courier New" w:cs="Courier New"/>
                <w:sz w:val="20"/>
                <w:lang w:eastAsia="en-IN"/>
              </w:rPr>
              <w:br/>
              <w:t>    &lt;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      &lt;li&gt;Indented item&lt;/li&gt;</w:t>
            </w:r>
            <w:r w:rsidRPr="001124EF">
              <w:rPr>
                <w:rFonts w:ascii="Courier New" w:eastAsia="Times New Roman" w:hAnsi="Courier New" w:cs="Courier New"/>
                <w:sz w:val="20"/>
                <w:lang w:eastAsia="en-IN"/>
              </w:rPr>
              <w:br/>
              <w:t>      &lt;li&gt;Indented item&lt;/li&gt;</w:t>
            </w:r>
            <w:r w:rsidRPr="001124EF">
              <w:rPr>
                <w:rFonts w:ascii="Courier New" w:eastAsia="Times New Roman" w:hAnsi="Courier New" w:cs="Courier New"/>
                <w:sz w:val="20"/>
                <w:lang w:eastAsia="en-IN"/>
              </w:rPr>
              <w:br/>
              <w:t>    &lt;/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  &lt;/li&gt;</w:t>
            </w:r>
            <w:r w:rsidRPr="001124EF">
              <w:rPr>
                <w:rFonts w:ascii="Courier New" w:eastAsia="Times New Roman" w:hAnsi="Courier New" w:cs="Courier New"/>
                <w:sz w:val="20"/>
                <w:lang w:eastAsia="en-IN"/>
              </w:rPr>
              <w:br/>
              <w:t>  &lt;li&gt;Fourth item&lt;/li&gt;</w:t>
            </w:r>
            <w:r w:rsidRPr="001124EF">
              <w:rPr>
                <w:rFonts w:ascii="Courier New" w:eastAsia="Times New Roman" w:hAnsi="Courier New" w:cs="Courier New"/>
                <w:sz w:val="20"/>
                <w:lang w:eastAsia="en-IN"/>
              </w:rPr>
              <w:br/>
              <w:t>&lt;/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 xml:space="preserve">&gt; </w:t>
            </w:r>
          </w:p>
        </w:tc>
        <w:tc>
          <w:tcPr>
            <w:tcW w:w="0" w:type="auto"/>
            <w:vAlign w:val="center"/>
            <w:hideMark/>
          </w:tcPr>
          <w:p w14:paraId="019C862C" w14:textId="77777777" w:rsidR="001124EF" w:rsidRPr="001124EF" w:rsidRDefault="001124EF" w:rsidP="001124E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First item</w:t>
            </w:r>
          </w:p>
          <w:p w14:paraId="6CD400A7" w14:textId="77777777" w:rsidR="001124EF" w:rsidRPr="001124EF" w:rsidRDefault="001124EF" w:rsidP="001124E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Second item</w:t>
            </w:r>
          </w:p>
          <w:p w14:paraId="1C29E921" w14:textId="77777777" w:rsidR="001124EF" w:rsidRPr="001124EF" w:rsidRDefault="001124EF" w:rsidP="001124E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Third item </w:t>
            </w:r>
          </w:p>
          <w:p w14:paraId="0EE14991" w14:textId="77777777" w:rsidR="001124EF" w:rsidRPr="001124EF" w:rsidRDefault="001124EF" w:rsidP="001124EF">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Indented item</w:t>
            </w:r>
          </w:p>
          <w:p w14:paraId="73D00A74" w14:textId="77777777" w:rsidR="001124EF" w:rsidRPr="001124EF" w:rsidRDefault="001124EF" w:rsidP="001124EF">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Indented item</w:t>
            </w:r>
          </w:p>
          <w:p w14:paraId="0F2DE89F" w14:textId="77777777" w:rsidR="001124EF" w:rsidRPr="001124EF" w:rsidRDefault="001124EF" w:rsidP="001124E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Fourth item</w:t>
            </w:r>
          </w:p>
        </w:tc>
      </w:tr>
    </w:tbl>
    <w:p w14:paraId="4E10C24B"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 xml:space="preserve">Starting Unordered List Items </w:t>
      </w:r>
      <w:proofErr w:type="gramStart"/>
      <w:r w:rsidRPr="001124EF">
        <w:rPr>
          <w:rFonts w:ascii="Times New Roman" w:eastAsia="Times New Roman" w:hAnsi="Times New Roman" w:cs="Times New Roman"/>
          <w:b/>
          <w:bCs/>
          <w:sz w:val="24"/>
          <w:szCs w:val="24"/>
          <w:lang w:eastAsia="en-IN"/>
        </w:rPr>
        <w:t>With</w:t>
      </w:r>
      <w:proofErr w:type="gramEnd"/>
      <w:r w:rsidRPr="001124EF">
        <w:rPr>
          <w:rFonts w:ascii="Times New Roman" w:eastAsia="Times New Roman" w:hAnsi="Times New Roman" w:cs="Times New Roman"/>
          <w:b/>
          <w:bCs/>
          <w:sz w:val="24"/>
          <w:szCs w:val="24"/>
          <w:lang w:eastAsia="en-IN"/>
        </w:rPr>
        <w:t xml:space="preserve"> Numbers</w:t>
      </w:r>
    </w:p>
    <w:p w14:paraId="73FA902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If you need to start an unordered list item with a number followed by a period, you can use a backslash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xml:space="preserve">) to </w:t>
      </w:r>
      <w:hyperlink r:id="rId8" w:anchor="escaping-characters" w:history="1">
        <w:r w:rsidRPr="001124EF">
          <w:rPr>
            <w:rFonts w:ascii="Times New Roman" w:eastAsia="Times New Roman" w:hAnsi="Times New Roman" w:cs="Times New Roman"/>
            <w:color w:val="0000FF"/>
            <w:sz w:val="24"/>
            <w:szCs w:val="24"/>
            <w:u w:val="single"/>
            <w:lang w:eastAsia="en-IN"/>
          </w:rPr>
          <w:t>escape</w:t>
        </w:r>
      </w:hyperlink>
      <w:r w:rsidRPr="001124EF">
        <w:rPr>
          <w:rFonts w:ascii="Times New Roman" w:eastAsia="Times New Roman" w:hAnsi="Times New Roman" w:cs="Times New Roman"/>
          <w:sz w:val="24"/>
          <w:szCs w:val="24"/>
          <w:lang w:eastAsia="en-IN"/>
        </w:rPr>
        <w:t xml:space="preserve"> the period.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5"/>
        <w:gridCol w:w="3479"/>
        <w:gridCol w:w="2772"/>
      </w:tblGrid>
      <w:tr w:rsidR="001124EF" w:rsidRPr="001124EF" w14:paraId="6B0A36E1" w14:textId="77777777" w:rsidTr="001124EF">
        <w:trPr>
          <w:tblHeader/>
          <w:tblCellSpacing w:w="15" w:type="dxa"/>
        </w:trPr>
        <w:tc>
          <w:tcPr>
            <w:tcW w:w="0" w:type="auto"/>
            <w:vAlign w:val="center"/>
            <w:hideMark/>
          </w:tcPr>
          <w:p w14:paraId="6E7A4C37"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w:t>
            </w:r>
          </w:p>
        </w:tc>
        <w:tc>
          <w:tcPr>
            <w:tcW w:w="0" w:type="auto"/>
            <w:vAlign w:val="center"/>
            <w:hideMark/>
          </w:tcPr>
          <w:p w14:paraId="64CABE9B"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HTML</w:t>
            </w:r>
          </w:p>
        </w:tc>
        <w:tc>
          <w:tcPr>
            <w:tcW w:w="0" w:type="auto"/>
            <w:vAlign w:val="center"/>
            <w:hideMark/>
          </w:tcPr>
          <w:p w14:paraId="50FF3E6A"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Rendered Output</w:t>
            </w:r>
          </w:p>
        </w:tc>
      </w:tr>
      <w:tr w:rsidR="001124EF" w:rsidRPr="001124EF" w14:paraId="71B38936" w14:textId="77777777" w:rsidTr="001124EF">
        <w:trPr>
          <w:tblCellSpacing w:w="15" w:type="dxa"/>
        </w:trPr>
        <w:tc>
          <w:tcPr>
            <w:tcW w:w="0" w:type="auto"/>
            <w:vAlign w:val="center"/>
            <w:hideMark/>
          </w:tcPr>
          <w:p w14:paraId="01E855CB"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- 1968\. A great year!</w:t>
            </w:r>
            <w:r w:rsidRPr="001124EF">
              <w:rPr>
                <w:rFonts w:ascii="Courier New" w:eastAsia="Times New Roman" w:hAnsi="Courier New" w:cs="Courier New"/>
                <w:sz w:val="20"/>
                <w:lang w:eastAsia="en-IN"/>
              </w:rPr>
              <w:br/>
              <w:t xml:space="preserve">- I think 1969 was second best. </w:t>
            </w:r>
          </w:p>
        </w:tc>
        <w:tc>
          <w:tcPr>
            <w:tcW w:w="0" w:type="auto"/>
            <w:vAlign w:val="center"/>
            <w:hideMark/>
          </w:tcPr>
          <w:p w14:paraId="4930108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&gt;</w:t>
            </w:r>
            <w:r w:rsidRPr="001124EF">
              <w:rPr>
                <w:rFonts w:ascii="Courier New" w:eastAsia="Times New Roman" w:hAnsi="Courier New" w:cs="Courier New"/>
                <w:sz w:val="20"/>
                <w:lang w:eastAsia="en-IN"/>
              </w:rPr>
              <w:br/>
              <w:t xml:space="preserve">  &lt;li&gt;1968. A great </w:t>
            </w:r>
            <w:proofErr w:type="gramStart"/>
            <w:r w:rsidRPr="001124EF">
              <w:rPr>
                <w:rFonts w:ascii="Courier New" w:eastAsia="Times New Roman" w:hAnsi="Courier New" w:cs="Courier New"/>
                <w:sz w:val="20"/>
                <w:lang w:eastAsia="en-IN"/>
              </w:rPr>
              <w:t>year!&lt;</w:t>
            </w:r>
            <w:proofErr w:type="gramEnd"/>
            <w:r w:rsidRPr="001124EF">
              <w:rPr>
                <w:rFonts w:ascii="Courier New" w:eastAsia="Times New Roman" w:hAnsi="Courier New" w:cs="Courier New"/>
                <w:sz w:val="20"/>
                <w:lang w:eastAsia="en-IN"/>
              </w:rPr>
              <w:t>/li&gt;</w:t>
            </w:r>
            <w:r w:rsidRPr="001124EF">
              <w:rPr>
                <w:rFonts w:ascii="Courier New" w:eastAsia="Times New Roman" w:hAnsi="Courier New" w:cs="Courier New"/>
                <w:sz w:val="20"/>
                <w:lang w:eastAsia="en-IN"/>
              </w:rPr>
              <w:br/>
              <w:t>  &lt;li&gt;I think 1969 was second best.&lt;/li&gt;</w:t>
            </w:r>
            <w:r w:rsidRPr="001124EF">
              <w:rPr>
                <w:rFonts w:ascii="Courier New" w:eastAsia="Times New Roman" w:hAnsi="Courier New" w:cs="Courier New"/>
                <w:sz w:val="20"/>
                <w:lang w:eastAsia="en-IN"/>
              </w:rPr>
              <w:br/>
              <w:t>&lt;/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 xml:space="preserve">&gt; </w:t>
            </w:r>
          </w:p>
        </w:tc>
        <w:tc>
          <w:tcPr>
            <w:tcW w:w="0" w:type="auto"/>
            <w:vAlign w:val="center"/>
            <w:hideMark/>
          </w:tcPr>
          <w:p w14:paraId="53F80030" w14:textId="77777777" w:rsidR="001124EF" w:rsidRPr="001124EF" w:rsidRDefault="001124EF" w:rsidP="001124E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1968. A great year!</w:t>
            </w:r>
          </w:p>
          <w:p w14:paraId="6C2C11CB" w14:textId="77777777" w:rsidR="001124EF" w:rsidRPr="001124EF" w:rsidRDefault="001124EF" w:rsidP="001124E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 think 1969 was second best.</w:t>
            </w:r>
          </w:p>
        </w:tc>
      </w:tr>
    </w:tbl>
    <w:p w14:paraId="0FA3CF30"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Unordered List Best Practices</w:t>
      </w:r>
    </w:p>
    <w:p w14:paraId="1A500D9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Markdown applications don’t agree on how to handle different delimiters in the same list. For compatibility, don’t mix and match delimiters in the same list — pick one and stick with 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6"/>
        <w:gridCol w:w="1845"/>
      </w:tblGrid>
      <w:tr w:rsidR="001124EF" w:rsidRPr="001124EF" w14:paraId="53274730" w14:textId="77777777" w:rsidTr="001124EF">
        <w:trPr>
          <w:tblHeader/>
          <w:tblCellSpacing w:w="15" w:type="dxa"/>
        </w:trPr>
        <w:tc>
          <w:tcPr>
            <w:tcW w:w="0" w:type="auto"/>
            <w:vAlign w:val="center"/>
            <w:hideMark/>
          </w:tcPr>
          <w:p w14:paraId="0C258F8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w:t>
            </w:r>
            <w:proofErr w:type="gramEnd"/>
            <w:r w:rsidRPr="001124EF">
              <w:rPr>
                <w:rFonts w:ascii="Times New Roman" w:eastAsia="Times New Roman" w:hAnsi="Times New Roman" w:cs="Times New Roman"/>
                <w:b/>
                <w:bCs/>
                <w:sz w:val="24"/>
                <w:szCs w:val="24"/>
                <w:lang w:eastAsia="en-IN"/>
              </w:rPr>
              <w:t xml:space="preserve"> this</w:t>
            </w:r>
          </w:p>
        </w:tc>
        <w:tc>
          <w:tcPr>
            <w:tcW w:w="0" w:type="auto"/>
            <w:vAlign w:val="center"/>
            <w:hideMark/>
          </w:tcPr>
          <w:p w14:paraId="180000B1"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Don't</w:t>
            </w:r>
            <w:proofErr w:type="gramEnd"/>
            <w:r w:rsidRPr="001124EF">
              <w:rPr>
                <w:rFonts w:ascii="Times New Roman" w:eastAsia="Times New Roman" w:hAnsi="Times New Roman" w:cs="Times New Roman"/>
                <w:b/>
                <w:bCs/>
                <w:sz w:val="24"/>
                <w:szCs w:val="24"/>
                <w:lang w:eastAsia="en-IN"/>
              </w:rPr>
              <w:t xml:space="preserve"> do this</w:t>
            </w:r>
          </w:p>
        </w:tc>
      </w:tr>
      <w:tr w:rsidR="001124EF" w:rsidRPr="001124EF" w14:paraId="5C75E8C8" w14:textId="77777777" w:rsidTr="001124EF">
        <w:trPr>
          <w:tblCellSpacing w:w="15" w:type="dxa"/>
        </w:trPr>
        <w:tc>
          <w:tcPr>
            <w:tcW w:w="0" w:type="auto"/>
            <w:vAlign w:val="center"/>
            <w:hideMark/>
          </w:tcPr>
          <w:p w14:paraId="24E2E1D1"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First item</w:t>
            </w:r>
            <w:r w:rsidRPr="001124EF">
              <w:rPr>
                <w:rFonts w:ascii="Courier New" w:eastAsia="Times New Roman" w:hAnsi="Courier New" w:cs="Courier New"/>
                <w:sz w:val="20"/>
                <w:lang w:eastAsia="en-IN"/>
              </w:rPr>
              <w:br/>
              <w:t>- Second item</w:t>
            </w:r>
            <w:r w:rsidRPr="001124EF">
              <w:rPr>
                <w:rFonts w:ascii="Courier New" w:eastAsia="Times New Roman" w:hAnsi="Courier New" w:cs="Courier New"/>
                <w:sz w:val="20"/>
                <w:lang w:eastAsia="en-IN"/>
              </w:rPr>
              <w:br/>
              <w:t>- Third item</w:t>
            </w:r>
            <w:r w:rsidRPr="001124EF">
              <w:rPr>
                <w:rFonts w:ascii="Courier New" w:eastAsia="Times New Roman" w:hAnsi="Courier New" w:cs="Courier New"/>
                <w:sz w:val="20"/>
                <w:lang w:eastAsia="en-IN"/>
              </w:rPr>
              <w:br/>
              <w:t xml:space="preserve">- Fourth item </w:t>
            </w:r>
          </w:p>
        </w:tc>
        <w:tc>
          <w:tcPr>
            <w:tcW w:w="0" w:type="auto"/>
            <w:vAlign w:val="center"/>
            <w:hideMark/>
          </w:tcPr>
          <w:p w14:paraId="2EFDDF8D"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First item</w:t>
            </w:r>
            <w:r w:rsidRPr="001124EF">
              <w:rPr>
                <w:rFonts w:ascii="Courier New" w:eastAsia="Times New Roman" w:hAnsi="Courier New" w:cs="Courier New"/>
                <w:sz w:val="20"/>
                <w:lang w:eastAsia="en-IN"/>
              </w:rPr>
              <w:br/>
              <w:t>* Second item</w:t>
            </w:r>
            <w:r w:rsidRPr="001124EF">
              <w:rPr>
                <w:rFonts w:ascii="Courier New" w:eastAsia="Times New Roman" w:hAnsi="Courier New" w:cs="Courier New"/>
                <w:sz w:val="20"/>
                <w:lang w:eastAsia="en-IN"/>
              </w:rPr>
              <w:br/>
              <w:t>- Third item</w:t>
            </w:r>
            <w:r w:rsidRPr="001124EF">
              <w:rPr>
                <w:rFonts w:ascii="Courier New" w:eastAsia="Times New Roman" w:hAnsi="Courier New" w:cs="Courier New"/>
                <w:sz w:val="20"/>
                <w:lang w:eastAsia="en-IN"/>
              </w:rPr>
              <w:br/>
              <w:t xml:space="preserve">+ Fourth item </w:t>
            </w:r>
          </w:p>
        </w:tc>
      </w:tr>
    </w:tbl>
    <w:p w14:paraId="32702237"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Adding Elements in Lists</w:t>
      </w:r>
    </w:p>
    <w:p w14:paraId="12DD5E7E"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add another element in a list while preserving the continuity of the list, indent the element four spaces or one tab, as shown in the following examples.</w:t>
      </w:r>
    </w:p>
    <w:p w14:paraId="517EB85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Tip:</w:t>
      </w:r>
      <w:r w:rsidRPr="001124EF">
        <w:rPr>
          <w:rFonts w:ascii="Times New Roman" w:eastAsia="Times New Roman" w:hAnsi="Times New Roman" w:cs="Times New Roman"/>
          <w:sz w:val="24"/>
          <w:szCs w:val="24"/>
          <w:lang w:eastAsia="en-IN"/>
        </w:rPr>
        <w:t xml:space="preserve"> If things don't appear the way you expect, double check that you've indented the elements in the list four spaces or one tab. </w:t>
      </w:r>
    </w:p>
    <w:p w14:paraId="05723CF8"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Paragraphs</w:t>
      </w:r>
    </w:p>
    <w:p w14:paraId="0A99B064"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This is the first list item.</w:t>
      </w:r>
    </w:p>
    <w:p w14:paraId="4510ABF1"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Here's the second list item.</w:t>
      </w:r>
    </w:p>
    <w:p w14:paraId="2BA11E8F"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F1E1DE7"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I need to add another paragraph below the second list item.</w:t>
      </w:r>
    </w:p>
    <w:p w14:paraId="216E0B7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15BAF1A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And here's the third list item.</w:t>
      </w:r>
    </w:p>
    <w:p w14:paraId="3FD5858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7D719C62" w14:textId="77777777" w:rsidR="001124EF" w:rsidRPr="001124EF" w:rsidRDefault="001124EF" w:rsidP="001124E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This is the first list item.</w:t>
      </w:r>
    </w:p>
    <w:p w14:paraId="0A8948DA" w14:textId="77777777" w:rsidR="001124EF" w:rsidRPr="001124EF" w:rsidRDefault="001124EF" w:rsidP="001124E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Here’s the second list item.</w:t>
      </w:r>
    </w:p>
    <w:p w14:paraId="4FBC8060" w14:textId="77777777" w:rsidR="001124EF" w:rsidRPr="001124EF" w:rsidRDefault="001124EF" w:rsidP="001124E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 need to add another paragraph below the second list item.</w:t>
      </w:r>
    </w:p>
    <w:p w14:paraId="0D95D106" w14:textId="77777777" w:rsidR="001124EF" w:rsidRPr="001124EF" w:rsidRDefault="001124EF" w:rsidP="001124E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And here’s the third list item.</w:t>
      </w:r>
    </w:p>
    <w:p w14:paraId="4780871B"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Blockquotes</w:t>
      </w:r>
    </w:p>
    <w:p w14:paraId="28CBEBEE"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This is the first list item.</w:t>
      </w:r>
    </w:p>
    <w:p w14:paraId="3226CA2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Here's the second list item.</w:t>
      </w:r>
    </w:p>
    <w:p w14:paraId="1524FE1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4734E211"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&gt; A blockquote would look great below the second list item.</w:t>
      </w:r>
    </w:p>
    <w:p w14:paraId="52D18FF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4C8D2F94"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And here's the third list item.</w:t>
      </w:r>
    </w:p>
    <w:p w14:paraId="5F671EB9"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121296DF" w14:textId="77777777" w:rsidR="001124EF" w:rsidRPr="001124EF" w:rsidRDefault="001124EF" w:rsidP="001124E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This is the first list item.</w:t>
      </w:r>
    </w:p>
    <w:p w14:paraId="6E329F8F" w14:textId="77777777" w:rsidR="001124EF" w:rsidRPr="001124EF" w:rsidRDefault="001124EF" w:rsidP="001124E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Here’s the second list item.</w:t>
      </w:r>
    </w:p>
    <w:p w14:paraId="272013C8" w14:textId="77777777" w:rsidR="001124EF" w:rsidRPr="001124EF" w:rsidRDefault="001124EF" w:rsidP="001124EF">
      <w:pPr>
        <w:spacing w:beforeAutospacing="1" w:after="100" w:afterAutospacing="1" w:line="240" w:lineRule="auto"/>
        <w:ind w:left="1440"/>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A blockquote would look great below the second list item.</w:t>
      </w:r>
    </w:p>
    <w:p w14:paraId="14A3A99D" w14:textId="77777777" w:rsidR="001124EF" w:rsidRPr="001124EF" w:rsidRDefault="001124EF" w:rsidP="001124E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And here’s the third list item.</w:t>
      </w:r>
    </w:p>
    <w:p w14:paraId="65AEAA39"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Code Blocks</w:t>
      </w:r>
    </w:p>
    <w:p w14:paraId="78C543C4"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hyperlink r:id="rId9" w:anchor="code-blocks" w:history="1">
        <w:r w:rsidRPr="001124EF">
          <w:rPr>
            <w:rFonts w:ascii="Times New Roman" w:eastAsia="Times New Roman" w:hAnsi="Times New Roman" w:cs="Times New Roman"/>
            <w:color w:val="0000FF"/>
            <w:sz w:val="24"/>
            <w:szCs w:val="24"/>
            <w:u w:val="single"/>
            <w:lang w:eastAsia="en-IN"/>
          </w:rPr>
          <w:t>Code blocks</w:t>
        </w:r>
      </w:hyperlink>
      <w:r w:rsidRPr="001124EF">
        <w:rPr>
          <w:rFonts w:ascii="Times New Roman" w:eastAsia="Times New Roman" w:hAnsi="Times New Roman" w:cs="Times New Roman"/>
          <w:sz w:val="24"/>
          <w:szCs w:val="24"/>
          <w:lang w:eastAsia="en-IN"/>
        </w:rPr>
        <w:t xml:space="preserve"> are normally indented four spaces or one tab. When they’re in a list, indent them eight spaces or two tabs.</w:t>
      </w:r>
    </w:p>
    <w:p w14:paraId="42C5A81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1. Open the file.</w:t>
      </w:r>
    </w:p>
    <w:p w14:paraId="33CE7E2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2. Find the following code block on line 21:</w:t>
      </w:r>
    </w:p>
    <w:p w14:paraId="13CA8B6B"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C5334E7"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&lt;html&gt;</w:t>
      </w:r>
    </w:p>
    <w:p w14:paraId="7F21621F"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&lt;head&gt;</w:t>
      </w:r>
    </w:p>
    <w:p w14:paraId="3EBE482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&lt;title&gt;Test&lt;/title&gt;</w:t>
      </w:r>
    </w:p>
    <w:p w14:paraId="24E2FAF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&lt;/head&gt;</w:t>
      </w:r>
    </w:p>
    <w:p w14:paraId="32C3177F"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01693257"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3. Update the title to match the name of your website.</w:t>
      </w:r>
    </w:p>
    <w:p w14:paraId="3BBCE6DB"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58F142B0" w14:textId="77777777" w:rsidR="001124EF" w:rsidRPr="001124EF" w:rsidRDefault="001124EF" w:rsidP="001124EF">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Open the file.</w:t>
      </w:r>
    </w:p>
    <w:p w14:paraId="3A984B28" w14:textId="77777777" w:rsidR="001124EF" w:rsidRPr="001124EF" w:rsidRDefault="001124EF" w:rsidP="001124EF">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Find the following code block on line 21:</w:t>
      </w:r>
    </w:p>
    <w:p w14:paraId="7F88029D" w14:textId="77777777" w:rsidR="001124EF" w:rsidRPr="001124EF" w:rsidRDefault="001124EF" w:rsidP="001124EF">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&lt;html&gt;</w:t>
      </w:r>
    </w:p>
    <w:p w14:paraId="1FD92D02" w14:textId="77777777" w:rsidR="001124EF" w:rsidRPr="001124EF" w:rsidRDefault="001124EF" w:rsidP="001124EF">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&lt;head&gt;</w:t>
      </w:r>
    </w:p>
    <w:p w14:paraId="69A075D3" w14:textId="77777777" w:rsidR="001124EF" w:rsidRPr="001124EF" w:rsidRDefault="001124EF" w:rsidP="001124EF">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&lt;title&gt;Test&lt;/title&gt;</w:t>
      </w:r>
    </w:p>
    <w:p w14:paraId="4BD50029" w14:textId="77777777" w:rsidR="001124EF" w:rsidRPr="001124EF" w:rsidRDefault="001124EF" w:rsidP="001124EF">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lastRenderedPageBreak/>
        <w:t xml:space="preserve">   &lt;/head&gt;</w:t>
      </w:r>
    </w:p>
    <w:p w14:paraId="4573FCEF" w14:textId="77777777" w:rsidR="001124EF" w:rsidRPr="001124EF" w:rsidRDefault="001124EF" w:rsidP="001124EF">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Update the title to match the name of your website.</w:t>
      </w:r>
    </w:p>
    <w:p w14:paraId="0DBB4713"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Images</w:t>
      </w:r>
    </w:p>
    <w:p w14:paraId="64A26D1B"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1. Open the file containing the Linux mascot.</w:t>
      </w:r>
    </w:p>
    <w:p w14:paraId="4640906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2. Marvel at its beauty.</w:t>
      </w:r>
    </w:p>
    <w:p w14:paraId="35F0B954"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F02934B"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w:t>
      </w:r>
      <w:proofErr w:type="gramStart"/>
      <w:r w:rsidRPr="001124EF">
        <w:rPr>
          <w:rFonts w:ascii="Courier New" w:eastAsia="Times New Roman" w:hAnsi="Courier New" w:cs="Courier New"/>
          <w:sz w:val="20"/>
          <w:lang w:eastAsia="en-IN"/>
        </w:rPr>
        <w:t>![</w:t>
      </w:r>
      <w:proofErr w:type="gramEnd"/>
      <w:r w:rsidRPr="001124EF">
        <w:rPr>
          <w:rFonts w:ascii="Courier New" w:eastAsia="Times New Roman" w:hAnsi="Courier New" w:cs="Courier New"/>
          <w:sz w:val="20"/>
          <w:lang w:eastAsia="en-IN"/>
        </w:rPr>
        <w:t>Tux, the Linux mascot](/assets/images/tux.png)</w:t>
      </w:r>
    </w:p>
    <w:p w14:paraId="50D9A4E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4897E0BF"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3. Close the file.</w:t>
      </w:r>
    </w:p>
    <w:p w14:paraId="0595ED6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63C094F4" w14:textId="77777777" w:rsidR="001124EF" w:rsidRPr="001124EF" w:rsidRDefault="001124EF" w:rsidP="001124EF">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Open the file containing the Linux mascot.</w:t>
      </w:r>
    </w:p>
    <w:p w14:paraId="6E1F3200" w14:textId="77777777" w:rsidR="001124EF" w:rsidRPr="001124EF" w:rsidRDefault="001124EF" w:rsidP="001124EF">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Marvel at its beauty.</w:t>
      </w:r>
    </w:p>
    <w:p w14:paraId="3DCE1047" w14:textId="23A852B2" w:rsidR="001124EF" w:rsidRPr="001124EF" w:rsidRDefault="001124EF" w:rsidP="001124E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1124EF">
        <w:rPr>
          <w:rFonts w:ascii="Times New Roman" w:eastAsia="Times New Roman" w:hAnsi="Times New Roman" w:cs="Times New Roman"/>
          <w:noProof/>
          <w:sz w:val="24"/>
          <w:szCs w:val="24"/>
          <w:lang w:eastAsia="en-IN"/>
        </w:rPr>
        <w:drawing>
          <wp:inline distT="0" distB="0" distL="0" distR="0" wp14:anchorId="38633DA4" wp14:editId="1B6F9B5F">
            <wp:extent cx="952500" cy="1152525"/>
            <wp:effectExtent l="0" t="0" r="0" b="9525"/>
            <wp:docPr id="3" name="Picture 3" descr="Tux, the Linux masc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x, the Linux masc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1152525"/>
                    </a:xfrm>
                    <a:prstGeom prst="rect">
                      <a:avLst/>
                    </a:prstGeom>
                    <a:noFill/>
                    <a:ln>
                      <a:noFill/>
                    </a:ln>
                  </pic:spPr>
                </pic:pic>
              </a:graphicData>
            </a:graphic>
          </wp:inline>
        </w:drawing>
      </w:r>
    </w:p>
    <w:p w14:paraId="25534B63" w14:textId="77777777" w:rsidR="001124EF" w:rsidRPr="001124EF" w:rsidRDefault="001124EF" w:rsidP="001124EF">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Close the file.</w:t>
      </w:r>
    </w:p>
    <w:p w14:paraId="077FD568"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Lists</w:t>
      </w:r>
    </w:p>
    <w:p w14:paraId="4E2AB259"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You can nest an unordered list in an ordered list, or vice versa.</w:t>
      </w:r>
    </w:p>
    <w:p w14:paraId="5708E9AE"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1. First item</w:t>
      </w:r>
    </w:p>
    <w:p w14:paraId="0BF9A0E4"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2. Second item</w:t>
      </w:r>
    </w:p>
    <w:p w14:paraId="029DF4CB"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3. Third item</w:t>
      </w:r>
    </w:p>
    <w:p w14:paraId="00C4B87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 Indented item</w:t>
      </w:r>
    </w:p>
    <w:p w14:paraId="15E44602"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 Indented item</w:t>
      </w:r>
    </w:p>
    <w:p w14:paraId="715E705E"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4. Fourth item</w:t>
      </w:r>
    </w:p>
    <w:p w14:paraId="4F09B55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427E01DA" w14:textId="77777777" w:rsidR="001124EF" w:rsidRPr="001124EF" w:rsidRDefault="001124EF" w:rsidP="001124EF">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First item</w:t>
      </w:r>
    </w:p>
    <w:p w14:paraId="7719D3B8" w14:textId="77777777" w:rsidR="001124EF" w:rsidRPr="001124EF" w:rsidRDefault="001124EF" w:rsidP="001124EF">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Second item</w:t>
      </w:r>
    </w:p>
    <w:p w14:paraId="34DC3DA5" w14:textId="77777777" w:rsidR="001124EF" w:rsidRPr="001124EF" w:rsidRDefault="001124EF" w:rsidP="001124EF">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Third item </w:t>
      </w:r>
    </w:p>
    <w:p w14:paraId="0035A9E7" w14:textId="77777777" w:rsidR="001124EF" w:rsidRPr="001124EF" w:rsidRDefault="001124EF" w:rsidP="001124EF">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Indented item</w:t>
      </w:r>
    </w:p>
    <w:p w14:paraId="25C3B6EC" w14:textId="77777777" w:rsidR="001124EF" w:rsidRPr="001124EF" w:rsidRDefault="001124EF" w:rsidP="001124EF">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Indented item</w:t>
      </w:r>
    </w:p>
    <w:p w14:paraId="604D3175" w14:textId="77777777" w:rsidR="001124EF" w:rsidRPr="001124EF" w:rsidRDefault="001124EF" w:rsidP="001124EF">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Fourth item</w:t>
      </w:r>
    </w:p>
    <w:p w14:paraId="0C6F46CD"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Code</w:t>
      </w:r>
    </w:p>
    <w:p w14:paraId="23FBCC2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denote a word or phrase as code, enclose it in backticks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8"/>
        <w:gridCol w:w="3923"/>
        <w:gridCol w:w="2335"/>
      </w:tblGrid>
      <w:tr w:rsidR="001124EF" w:rsidRPr="001124EF" w14:paraId="11E73731" w14:textId="77777777" w:rsidTr="001124EF">
        <w:trPr>
          <w:tblHeader/>
          <w:tblCellSpacing w:w="15" w:type="dxa"/>
        </w:trPr>
        <w:tc>
          <w:tcPr>
            <w:tcW w:w="0" w:type="auto"/>
            <w:vAlign w:val="center"/>
            <w:hideMark/>
          </w:tcPr>
          <w:p w14:paraId="0DD428C0"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lastRenderedPageBreak/>
              <w:t>Markdown</w:t>
            </w:r>
          </w:p>
        </w:tc>
        <w:tc>
          <w:tcPr>
            <w:tcW w:w="0" w:type="auto"/>
            <w:vAlign w:val="center"/>
            <w:hideMark/>
          </w:tcPr>
          <w:p w14:paraId="1F2BF7C9"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HTML</w:t>
            </w:r>
          </w:p>
        </w:tc>
        <w:tc>
          <w:tcPr>
            <w:tcW w:w="0" w:type="auto"/>
            <w:vAlign w:val="center"/>
            <w:hideMark/>
          </w:tcPr>
          <w:p w14:paraId="74CDB009"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Rendered Output</w:t>
            </w:r>
          </w:p>
        </w:tc>
      </w:tr>
      <w:tr w:rsidR="001124EF" w:rsidRPr="001124EF" w14:paraId="425BC364" w14:textId="77777777" w:rsidTr="001124EF">
        <w:trPr>
          <w:tblCellSpacing w:w="15" w:type="dxa"/>
        </w:trPr>
        <w:tc>
          <w:tcPr>
            <w:tcW w:w="0" w:type="auto"/>
            <w:vAlign w:val="center"/>
            <w:hideMark/>
          </w:tcPr>
          <w:p w14:paraId="6E3D1842"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At the command prompt, type `nano`.</w:t>
            </w:r>
          </w:p>
        </w:tc>
        <w:tc>
          <w:tcPr>
            <w:tcW w:w="0" w:type="auto"/>
            <w:vAlign w:val="center"/>
            <w:hideMark/>
          </w:tcPr>
          <w:p w14:paraId="38D8846D"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At the command prompt, type &lt;code&gt;nano&lt;/code&gt;. </w:t>
            </w:r>
          </w:p>
        </w:tc>
        <w:tc>
          <w:tcPr>
            <w:tcW w:w="0" w:type="auto"/>
            <w:vAlign w:val="center"/>
            <w:hideMark/>
          </w:tcPr>
          <w:p w14:paraId="655D2B8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At the command prompt, type </w:t>
            </w:r>
            <w:r w:rsidRPr="001124EF">
              <w:rPr>
                <w:rFonts w:ascii="Courier New" w:eastAsia="Times New Roman" w:hAnsi="Courier New" w:cs="Courier New"/>
                <w:sz w:val="20"/>
                <w:lang w:eastAsia="en-IN"/>
              </w:rPr>
              <w:t>nano</w:t>
            </w:r>
            <w:r w:rsidRPr="001124EF">
              <w:rPr>
                <w:rFonts w:ascii="Times New Roman" w:eastAsia="Times New Roman" w:hAnsi="Times New Roman" w:cs="Times New Roman"/>
                <w:sz w:val="24"/>
                <w:szCs w:val="24"/>
                <w:lang w:eastAsia="en-IN"/>
              </w:rPr>
              <w:t>.</w:t>
            </w:r>
          </w:p>
        </w:tc>
      </w:tr>
    </w:tbl>
    <w:p w14:paraId="5563BC01"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Escaping Backticks</w:t>
      </w:r>
    </w:p>
    <w:p w14:paraId="6E3042A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If the word or phrase you want to denote as code includes one or more backticks, you can escape it by enclosing the word or phrase in double backticks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8"/>
        <w:gridCol w:w="3565"/>
        <w:gridCol w:w="2573"/>
      </w:tblGrid>
      <w:tr w:rsidR="001124EF" w:rsidRPr="001124EF" w14:paraId="2967032E" w14:textId="77777777" w:rsidTr="001124EF">
        <w:trPr>
          <w:tblHeader/>
          <w:tblCellSpacing w:w="15" w:type="dxa"/>
        </w:trPr>
        <w:tc>
          <w:tcPr>
            <w:tcW w:w="0" w:type="auto"/>
            <w:vAlign w:val="center"/>
            <w:hideMark/>
          </w:tcPr>
          <w:p w14:paraId="4C7B28FD"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w:t>
            </w:r>
          </w:p>
        </w:tc>
        <w:tc>
          <w:tcPr>
            <w:tcW w:w="0" w:type="auto"/>
            <w:vAlign w:val="center"/>
            <w:hideMark/>
          </w:tcPr>
          <w:p w14:paraId="2BE03DAA"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HTML</w:t>
            </w:r>
          </w:p>
        </w:tc>
        <w:tc>
          <w:tcPr>
            <w:tcW w:w="0" w:type="auto"/>
            <w:vAlign w:val="center"/>
            <w:hideMark/>
          </w:tcPr>
          <w:p w14:paraId="54AA6EBC"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Rendered Output</w:t>
            </w:r>
          </w:p>
        </w:tc>
      </w:tr>
      <w:tr w:rsidR="001124EF" w:rsidRPr="001124EF" w14:paraId="29CC30D4" w14:textId="77777777" w:rsidTr="001124EF">
        <w:trPr>
          <w:tblCellSpacing w:w="15" w:type="dxa"/>
        </w:trPr>
        <w:tc>
          <w:tcPr>
            <w:tcW w:w="0" w:type="auto"/>
            <w:vAlign w:val="center"/>
            <w:hideMark/>
          </w:tcPr>
          <w:p w14:paraId="6FF1D03A"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``Use `code` in your Markdown </w:t>
            </w:r>
            <w:proofErr w:type="gramStart"/>
            <w:r w:rsidRPr="001124EF">
              <w:rPr>
                <w:rFonts w:ascii="Courier New" w:eastAsia="Times New Roman" w:hAnsi="Courier New" w:cs="Courier New"/>
                <w:sz w:val="20"/>
                <w:lang w:eastAsia="en-IN"/>
              </w:rPr>
              <w:t>file.`</w:t>
            </w:r>
            <w:proofErr w:type="gramEnd"/>
            <w:r w:rsidRPr="001124EF">
              <w:rPr>
                <w:rFonts w:ascii="Courier New" w:eastAsia="Times New Roman" w:hAnsi="Courier New" w:cs="Courier New"/>
                <w:sz w:val="20"/>
                <w:lang w:eastAsia="en-IN"/>
              </w:rPr>
              <w:t>`</w:t>
            </w:r>
          </w:p>
        </w:tc>
        <w:tc>
          <w:tcPr>
            <w:tcW w:w="0" w:type="auto"/>
            <w:vAlign w:val="center"/>
            <w:hideMark/>
          </w:tcPr>
          <w:p w14:paraId="2ACE3D1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&lt;code&gt;Use `code` in your Markdown </w:t>
            </w:r>
            <w:proofErr w:type="gramStart"/>
            <w:r w:rsidRPr="001124EF">
              <w:rPr>
                <w:rFonts w:ascii="Courier New" w:eastAsia="Times New Roman" w:hAnsi="Courier New" w:cs="Courier New"/>
                <w:sz w:val="20"/>
                <w:lang w:eastAsia="en-IN"/>
              </w:rPr>
              <w:t>file.&lt;</w:t>
            </w:r>
            <w:proofErr w:type="gramEnd"/>
            <w:r w:rsidRPr="001124EF">
              <w:rPr>
                <w:rFonts w:ascii="Courier New" w:eastAsia="Times New Roman" w:hAnsi="Courier New" w:cs="Courier New"/>
                <w:sz w:val="20"/>
                <w:lang w:eastAsia="en-IN"/>
              </w:rPr>
              <w:t>/code&gt;</w:t>
            </w:r>
          </w:p>
        </w:tc>
        <w:tc>
          <w:tcPr>
            <w:tcW w:w="0" w:type="auto"/>
            <w:vAlign w:val="center"/>
            <w:hideMark/>
          </w:tcPr>
          <w:p w14:paraId="4509F36B"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Use `code` in your Markdown file.</w:t>
            </w:r>
          </w:p>
        </w:tc>
      </w:tr>
    </w:tbl>
    <w:p w14:paraId="197A1081"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Code Blocks</w:t>
      </w:r>
    </w:p>
    <w:p w14:paraId="7AD7F66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create code blocks, indent every line of the block by at least four spaces or one tab.</w:t>
      </w:r>
    </w:p>
    <w:p w14:paraId="4A13FF6B"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&lt;html&gt;</w:t>
      </w:r>
    </w:p>
    <w:p w14:paraId="7C3A826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&lt;head&gt;</w:t>
      </w:r>
    </w:p>
    <w:p w14:paraId="6BA9EE7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&lt;/head&gt;</w:t>
      </w:r>
    </w:p>
    <w:p w14:paraId="712EB3BB"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&lt;/html&gt;</w:t>
      </w:r>
    </w:p>
    <w:p w14:paraId="27B1FF0D"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729261C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&lt;html&gt;</w:t>
      </w:r>
    </w:p>
    <w:p w14:paraId="74BDD0C7"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&lt;head&gt;</w:t>
      </w:r>
    </w:p>
    <w:p w14:paraId="30FF5935"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&lt;/head&gt;</w:t>
      </w:r>
    </w:p>
    <w:p w14:paraId="4F0E03EB"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&lt;/html&gt;</w:t>
      </w:r>
    </w:p>
    <w:p w14:paraId="67B93B0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Note:</w:t>
      </w:r>
      <w:r w:rsidRPr="001124EF">
        <w:rPr>
          <w:rFonts w:ascii="Times New Roman" w:eastAsia="Times New Roman" w:hAnsi="Times New Roman" w:cs="Times New Roman"/>
          <w:sz w:val="24"/>
          <w:szCs w:val="24"/>
          <w:lang w:eastAsia="en-IN"/>
        </w:rPr>
        <w:t xml:space="preserve"> To create code blocks without indenting lines, use </w:t>
      </w:r>
      <w:hyperlink r:id="rId11" w:anchor="fenced-code-blocks" w:history="1">
        <w:r w:rsidRPr="001124EF">
          <w:rPr>
            <w:rFonts w:ascii="Times New Roman" w:eastAsia="Times New Roman" w:hAnsi="Times New Roman" w:cs="Times New Roman"/>
            <w:color w:val="0000FF"/>
            <w:sz w:val="24"/>
            <w:szCs w:val="24"/>
            <w:u w:val="single"/>
            <w:lang w:eastAsia="en-IN"/>
          </w:rPr>
          <w:t>fenced code blocks</w:t>
        </w:r>
      </w:hyperlink>
      <w:r w:rsidRPr="001124EF">
        <w:rPr>
          <w:rFonts w:ascii="Times New Roman" w:eastAsia="Times New Roman" w:hAnsi="Times New Roman" w:cs="Times New Roman"/>
          <w:sz w:val="24"/>
          <w:szCs w:val="24"/>
          <w:lang w:eastAsia="en-IN"/>
        </w:rPr>
        <w:t xml:space="preserve">. </w:t>
      </w:r>
    </w:p>
    <w:p w14:paraId="4819F0D4"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Horizontal Rules</w:t>
      </w:r>
    </w:p>
    <w:p w14:paraId="2638CFD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create a horizontal rule, use three or more asterisks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dashes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or underscores (</w:t>
      </w:r>
      <w:r w:rsidRPr="001124EF">
        <w:rPr>
          <w:rFonts w:ascii="Courier New" w:eastAsia="Times New Roman" w:hAnsi="Courier New" w:cs="Courier New"/>
          <w:sz w:val="20"/>
          <w:lang w:eastAsia="en-IN"/>
        </w:rPr>
        <w:t>___</w:t>
      </w:r>
      <w:r w:rsidRPr="001124EF">
        <w:rPr>
          <w:rFonts w:ascii="Times New Roman" w:eastAsia="Times New Roman" w:hAnsi="Times New Roman" w:cs="Times New Roman"/>
          <w:sz w:val="24"/>
          <w:szCs w:val="24"/>
          <w:lang w:eastAsia="en-IN"/>
        </w:rPr>
        <w:t>) on a line by themselves.</w:t>
      </w:r>
    </w:p>
    <w:p w14:paraId="6C89D78C"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
    <w:p w14:paraId="7F1F066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44570A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
    <w:p w14:paraId="56FFFC1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3577633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_________________</w:t>
      </w:r>
    </w:p>
    <w:p w14:paraId="4024F7F0"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of all three looks identical:</w:t>
      </w:r>
    </w:p>
    <w:p w14:paraId="6548814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pict w14:anchorId="52408BB4">
          <v:rect id="_x0000_i1026" style="width:0;height:1.5pt" o:hralign="center" o:hrstd="t" o:hr="t" fillcolor="#a0a0a0" stroked="f"/>
        </w:pict>
      </w:r>
    </w:p>
    <w:p w14:paraId="2995ACB6"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Horizontal Rule Best Practices</w:t>
      </w:r>
    </w:p>
    <w:p w14:paraId="6E0F830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For compatibility, put blank lines before and after horizontal rules.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8"/>
        <w:gridCol w:w="5178"/>
      </w:tblGrid>
      <w:tr w:rsidR="001124EF" w:rsidRPr="001124EF" w14:paraId="6B003BBC" w14:textId="77777777" w:rsidTr="001124EF">
        <w:trPr>
          <w:tblHeader/>
          <w:tblCellSpacing w:w="15" w:type="dxa"/>
        </w:trPr>
        <w:tc>
          <w:tcPr>
            <w:tcW w:w="0" w:type="auto"/>
            <w:vAlign w:val="center"/>
            <w:hideMark/>
          </w:tcPr>
          <w:p w14:paraId="6421A2BD"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lastRenderedPageBreak/>
              <w:t>✅</w:t>
            </w:r>
            <w:r w:rsidRPr="001124EF">
              <w:rPr>
                <w:rFonts w:ascii="Times New Roman" w:eastAsia="Times New Roman" w:hAnsi="Times New Roman" w:cs="Times New Roman"/>
                <w:b/>
                <w:bCs/>
                <w:sz w:val="24"/>
                <w:szCs w:val="24"/>
                <w:lang w:eastAsia="en-IN"/>
              </w:rPr>
              <w:t>  Do</w:t>
            </w:r>
            <w:proofErr w:type="gramEnd"/>
            <w:r w:rsidRPr="001124EF">
              <w:rPr>
                <w:rFonts w:ascii="Times New Roman" w:eastAsia="Times New Roman" w:hAnsi="Times New Roman" w:cs="Times New Roman"/>
                <w:b/>
                <w:bCs/>
                <w:sz w:val="24"/>
                <w:szCs w:val="24"/>
                <w:lang w:eastAsia="en-IN"/>
              </w:rPr>
              <w:t xml:space="preserve"> this</w:t>
            </w:r>
          </w:p>
        </w:tc>
        <w:tc>
          <w:tcPr>
            <w:tcW w:w="0" w:type="auto"/>
            <w:vAlign w:val="center"/>
            <w:hideMark/>
          </w:tcPr>
          <w:p w14:paraId="796D23B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Don't</w:t>
            </w:r>
            <w:proofErr w:type="gramEnd"/>
            <w:r w:rsidRPr="001124EF">
              <w:rPr>
                <w:rFonts w:ascii="Times New Roman" w:eastAsia="Times New Roman" w:hAnsi="Times New Roman" w:cs="Times New Roman"/>
                <w:b/>
                <w:bCs/>
                <w:sz w:val="24"/>
                <w:szCs w:val="24"/>
                <w:lang w:eastAsia="en-IN"/>
              </w:rPr>
              <w:t xml:space="preserve"> do this</w:t>
            </w:r>
          </w:p>
        </w:tc>
      </w:tr>
      <w:tr w:rsidR="001124EF" w:rsidRPr="001124EF" w14:paraId="48FF16FB" w14:textId="77777777" w:rsidTr="001124EF">
        <w:trPr>
          <w:tblCellSpacing w:w="15" w:type="dxa"/>
        </w:trPr>
        <w:tc>
          <w:tcPr>
            <w:tcW w:w="0" w:type="auto"/>
            <w:vAlign w:val="center"/>
            <w:hideMark/>
          </w:tcPr>
          <w:p w14:paraId="030078BD"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Try to put a blank line before...</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 xml:space="preserve">...and after a horizontal rule. </w:t>
            </w:r>
          </w:p>
        </w:tc>
        <w:tc>
          <w:tcPr>
            <w:tcW w:w="0" w:type="auto"/>
            <w:vAlign w:val="center"/>
            <w:hideMark/>
          </w:tcPr>
          <w:p w14:paraId="44248B41"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Without blank lines, this would be a heading.</w:t>
            </w:r>
            <w:r w:rsidRPr="001124EF">
              <w:rPr>
                <w:rFonts w:ascii="Courier New" w:eastAsia="Times New Roman" w:hAnsi="Courier New" w:cs="Courier New"/>
                <w:sz w:val="20"/>
                <w:lang w:eastAsia="en-IN"/>
              </w:rPr>
              <w:br/>
              <w:t>---</w:t>
            </w:r>
            <w:r w:rsidRPr="001124EF">
              <w:rPr>
                <w:rFonts w:ascii="Courier New" w:eastAsia="Times New Roman" w:hAnsi="Courier New" w:cs="Courier New"/>
                <w:sz w:val="20"/>
                <w:lang w:eastAsia="en-IN"/>
              </w:rPr>
              <w:br/>
              <w:t xml:space="preserve">Don't do this! </w:t>
            </w:r>
          </w:p>
        </w:tc>
      </w:tr>
    </w:tbl>
    <w:p w14:paraId="7D2167E8"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Links</w:t>
      </w:r>
    </w:p>
    <w:p w14:paraId="059C2F7D"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To create a link, enclose the link text in brackets (e.g., </w:t>
      </w:r>
      <w:r w:rsidRPr="001124EF">
        <w:rPr>
          <w:rFonts w:ascii="Courier New" w:eastAsia="Times New Roman" w:hAnsi="Courier New" w:cs="Courier New"/>
          <w:sz w:val="20"/>
          <w:lang w:eastAsia="en-IN"/>
        </w:rPr>
        <w:t xml:space="preserve">[Duck </w:t>
      </w:r>
      <w:proofErr w:type="spellStart"/>
      <w:r w:rsidRPr="001124EF">
        <w:rPr>
          <w:rFonts w:ascii="Courier New" w:eastAsia="Times New Roman" w:hAnsi="Courier New" w:cs="Courier New"/>
          <w:sz w:val="20"/>
          <w:lang w:eastAsia="en-IN"/>
        </w:rPr>
        <w:t>Duck</w:t>
      </w:r>
      <w:proofErr w:type="spellEnd"/>
      <w:r w:rsidRPr="001124EF">
        <w:rPr>
          <w:rFonts w:ascii="Courier New" w:eastAsia="Times New Roman" w:hAnsi="Courier New" w:cs="Courier New"/>
          <w:sz w:val="20"/>
          <w:lang w:eastAsia="en-IN"/>
        </w:rPr>
        <w:t xml:space="preserve"> Go]</w:t>
      </w:r>
      <w:r w:rsidRPr="001124EF">
        <w:rPr>
          <w:rFonts w:ascii="Times New Roman" w:eastAsia="Times New Roman" w:hAnsi="Times New Roman" w:cs="Times New Roman"/>
          <w:sz w:val="24"/>
          <w:szCs w:val="24"/>
          <w:lang w:eastAsia="en-IN"/>
        </w:rPr>
        <w:t xml:space="preserve">) and then follow it immediately with the URL in parentheses (e.g., </w:t>
      </w:r>
      <w:r w:rsidRPr="001124EF">
        <w:rPr>
          <w:rFonts w:ascii="Courier New" w:eastAsia="Times New Roman" w:hAnsi="Courier New" w:cs="Courier New"/>
          <w:sz w:val="20"/>
          <w:lang w:eastAsia="en-IN"/>
        </w:rPr>
        <w:t>(https://duckduckgo.com)</w:t>
      </w:r>
      <w:r w:rsidRPr="001124EF">
        <w:rPr>
          <w:rFonts w:ascii="Times New Roman" w:eastAsia="Times New Roman" w:hAnsi="Times New Roman" w:cs="Times New Roman"/>
          <w:sz w:val="24"/>
          <w:szCs w:val="24"/>
          <w:lang w:eastAsia="en-IN"/>
        </w:rPr>
        <w:t>).</w:t>
      </w:r>
    </w:p>
    <w:p w14:paraId="53D679CB"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My </w:t>
      </w:r>
      <w:proofErr w:type="spellStart"/>
      <w:r w:rsidRPr="001124EF">
        <w:rPr>
          <w:rFonts w:ascii="Courier New" w:eastAsia="Times New Roman" w:hAnsi="Courier New" w:cs="Courier New"/>
          <w:sz w:val="20"/>
          <w:lang w:eastAsia="en-IN"/>
        </w:rPr>
        <w:t>favorite</w:t>
      </w:r>
      <w:proofErr w:type="spellEnd"/>
      <w:r w:rsidRPr="001124EF">
        <w:rPr>
          <w:rFonts w:ascii="Courier New" w:eastAsia="Times New Roman" w:hAnsi="Courier New" w:cs="Courier New"/>
          <w:sz w:val="20"/>
          <w:lang w:eastAsia="en-IN"/>
        </w:rPr>
        <w:t xml:space="preserve"> search engine is [Duck </w:t>
      </w:r>
      <w:proofErr w:type="spellStart"/>
      <w:r w:rsidRPr="001124EF">
        <w:rPr>
          <w:rFonts w:ascii="Courier New" w:eastAsia="Times New Roman" w:hAnsi="Courier New" w:cs="Courier New"/>
          <w:sz w:val="20"/>
          <w:lang w:eastAsia="en-IN"/>
        </w:rPr>
        <w:t>Duck</w:t>
      </w:r>
      <w:proofErr w:type="spellEnd"/>
      <w:r w:rsidRPr="001124EF">
        <w:rPr>
          <w:rFonts w:ascii="Courier New" w:eastAsia="Times New Roman" w:hAnsi="Courier New" w:cs="Courier New"/>
          <w:sz w:val="20"/>
          <w:lang w:eastAsia="en-IN"/>
        </w:rPr>
        <w:t xml:space="preserve"> </w:t>
      </w:r>
      <w:proofErr w:type="gramStart"/>
      <w:r w:rsidRPr="001124EF">
        <w:rPr>
          <w:rFonts w:ascii="Courier New" w:eastAsia="Times New Roman" w:hAnsi="Courier New" w:cs="Courier New"/>
          <w:sz w:val="20"/>
          <w:lang w:eastAsia="en-IN"/>
        </w:rPr>
        <w:t>Go](</w:t>
      </w:r>
      <w:proofErr w:type="gramEnd"/>
      <w:r w:rsidRPr="001124EF">
        <w:rPr>
          <w:rFonts w:ascii="Courier New" w:eastAsia="Times New Roman" w:hAnsi="Courier New" w:cs="Courier New"/>
          <w:sz w:val="20"/>
          <w:lang w:eastAsia="en-IN"/>
        </w:rPr>
        <w:t>https://duckduckgo.com).</w:t>
      </w:r>
    </w:p>
    <w:p w14:paraId="660B411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58CD72E9"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My </w:t>
      </w:r>
      <w:proofErr w:type="spellStart"/>
      <w:r w:rsidRPr="001124EF">
        <w:rPr>
          <w:rFonts w:ascii="Times New Roman" w:eastAsia="Times New Roman" w:hAnsi="Times New Roman" w:cs="Times New Roman"/>
          <w:sz w:val="24"/>
          <w:szCs w:val="24"/>
          <w:lang w:eastAsia="en-IN"/>
        </w:rPr>
        <w:t>favorite</w:t>
      </w:r>
      <w:proofErr w:type="spellEnd"/>
      <w:r w:rsidRPr="001124EF">
        <w:rPr>
          <w:rFonts w:ascii="Times New Roman" w:eastAsia="Times New Roman" w:hAnsi="Times New Roman" w:cs="Times New Roman"/>
          <w:sz w:val="24"/>
          <w:szCs w:val="24"/>
          <w:lang w:eastAsia="en-IN"/>
        </w:rPr>
        <w:t xml:space="preserve"> search engine is </w:t>
      </w:r>
      <w:hyperlink r:id="rId12" w:history="1">
        <w:r w:rsidRPr="001124EF">
          <w:rPr>
            <w:rFonts w:ascii="Times New Roman" w:eastAsia="Times New Roman" w:hAnsi="Times New Roman" w:cs="Times New Roman"/>
            <w:color w:val="0000FF"/>
            <w:sz w:val="24"/>
            <w:szCs w:val="24"/>
            <w:u w:val="single"/>
            <w:lang w:eastAsia="en-IN"/>
          </w:rPr>
          <w:t xml:space="preserve">Duck </w:t>
        </w:r>
        <w:proofErr w:type="spellStart"/>
        <w:r w:rsidRPr="001124EF">
          <w:rPr>
            <w:rFonts w:ascii="Times New Roman" w:eastAsia="Times New Roman" w:hAnsi="Times New Roman" w:cs="Times New Roman"/>
            <w:color w:val="0000FF"/>
            <w:sz w:val="24"/>
            <w:szCs w:val="24"/>
            <w:u w:val="single"/>
            <w:lang w:eastAsia="en-IN"/>
          </w:rPr>
          <w:t>Duck</w:t>
        </w:r>
        <w:proofErr w:type="spellEnd"/>
        <w:r w:rsidRPr="001124EF">
          <w:rPr>
            <w:rFonts w:ascii="Times New Roman" w:eastAsia="Times New Roman" w:hAnsi="Times New Roman" w:cs="Times New Roman"/>
            <w:color w:val="0000FF"/>
            <w:sz w:val="24"/>
            <w:szCs w:val="24"/>
            <w:u w:val="single"/>
            <w:lang w:eastAsia="en-IN"/>
          </w:rPr>
          <w:t xml:space="preserve"> Go</w:t>
        </w:r>
      </w:hyperlink>
      <w:r w:rsidRPr="001124EF">
        <w:rPr>
          <w:rFonts w:ascii="Times New Roman" w:eastAsia="Times New Roman" w:hAnsi="Times New Roman" w:cs="Times New Roman"/>
          <w:sz w:val="24"/>
          <w:szCs w:val="24"/>
          <w:lang w:eastAsia="en-IN"/>
        </w:rPr>
        <w:t>.</w:t>
      </w:r>
    </w:p>
    <w:p w14:paraId="5CBE4722"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Note:</w:t>
      </w:r>
      <w:r w:rsidRPr="001124EF">
        <w:rPr>
          <w:rFonts w:ascii="Times New Roman" w:eastAsia="Times New Roman" w:hAnsi="Times New Roman" w:cs="Times New Roman"/>
          <w:sz w:val="24"/>
          <w:szCs w:val="24"/>
          <w:lang w:eastAsia="en-IN"/>
        </w:rPr>
        <w:t xml:space="preserve"> To link to an element on the same page, see </w:t>
      </w:r>
      <w:hyperlink r:id="rId13" w:anchor="linking-to-heading-ids" w:history="1">
        <w:r w:rsidRPr="001124EF">
          <w:rPr>
            <w:rFonts w:ascii="Times New Roman" w:eastAsia="Times New Roman" w:hAnsi="Times New Roman" w:cs="Times New Roman"/>
            <w:color w:val="0000FF"/>
            <w:sz w:val="24"/>
            <w:szCs w:val="24"/>
            <w:u w:val="single"/>
            <w:lang w:eastAsia="en-IN"/>
          </w:rPr>
          <w:t>linking to heading IDs</w:t>
        </w:r>
      </w:hyperlink>
      <w:r w:rsidRPr="001124EF">
        <w:rPr>
          <w:rFonts w:ascii="Times New Roman" w:eastAsia="Times New Roman" w:hAnsi="Times New Roman" w:cs="Times New Roman"/>
          <w:sz w:val="24"/>
          <w:szCs w:val="24"/>
          <w:lang w:eastAsia="en-IN"/>
        </w:rPr>
        <w:t xml:space="preserve">. To create a link that opens in a new tab or window, see the section on </w:t>
      </w:r>
      <w:hyperlink r:id="rId14" w:anchor="link-targets" w:history="1">
        <w:r w:rsidRPr="001124EF">
          <w:rPr>
            <w:rFonts w:ascii="Times New Roman" w:eastAsia="Times New Roman" w:hAnsi="Times New Roman" w:cs="Times New Roman"/>
            <w:color w:val="0000FF"/>
            <w:sz w:val="24"/>
            <w:szCs w:val="24"/>
            <w:u w:val="single"/>
            <w:lang w:eastAsia="en-IN"/>
          </w:rPr>
          <w:t>link targets</w:t>
        </w:r>
      </w:hyperlink>
      <w:r w:rsidRPr="001124EF">
        <w:rPr>
          <w:rFonts w:ascii="Times New Roman" w:eastAsia="Times New Roman" w:hAnsi="Times New Roman" w:cs="Times New Roman"/>
          <w:sz w:val="24"/>
          <w:szCs w:val="24"/>
          <w:lang w:eastAsia="en-IN"/>
        </w:rPr>
        <w:t xml:space="preserve">. </w:t>
      </w:r>
    </w:p>
    <w:p w14:paraId="0ABBD22D"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Adding Titles</w:t>
      </w:r>
    </w:p>
    <w:p w14:paraId="627AAE4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You can optionally add a title for a link. This will appear as a tooltip when the user hovers over the link. To add a title, enclose it in quotation marks after the URL.</w:t>
      </w:r>
    </w:p>
    <w:p w14:paraId="177C16BC"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My </w:t>
      </w:r>
      <w:proofErr w:type="spellStart"/>
      <w:r w:rsidRPr="001124EF">
        <w:rPr>
          <w:rFonts w:ascii="Courier New" w:eastAsia="Times New Roman" w:hAnsi="Courier New" w:cs="Courier New"/>
          <w:sz w:val="20"/>
          <w:lang w:eastAsia="en-IN"/>
        </w:rPr>
        <w:t>favorite</w:t>
      </w:r>
      <w:proofErr w:type="spellEnd"/>
      <w:r w:rsidRPr="001124EF">
        <w:rPr>
          <w:rFonts w:ascii="Courier New" w:eastAsia="Times New Roman" w:hAnsi="Courier New" w:cs="Courier New"/>
          <w:sz w:val="20"/>
          <w:lang w:eastAsia="en-IN"/>
        </w:rPr>
        <w:t xml:space="preserve"> search engine is [Duck </w:t>
      </w:r>
      <w:proofErr w:type="spellStart"/>
      <w:r w:rsidRPr="001124EF">
        <w:rPr>
          <w:rFonts w:ascii="Courier New" w:eastAsia="Times New Roman" w:hAnsi="Courier New" w:cs="Courier New"/>
          <w:sz w:val="20"/>
          <w:lang w:eastAsia="en-IN"/>
        </w:rPr>
        <w:t>Duck</w:t>
      </w:r>
      <w:proofErr w:type="spellEnd"/>
      <w:r w:rsidRPr="001124EF">
        <w:rPr>
          <w:rFonts w:ascii="Courier New" w:eastAsia="Times New Roman" w:hAnsi="Courier New" w:cs="Courier New"/>
          <w:sz w:val="20"/>
          <w:lang w:eastAsia="en-IN"/>
        </w:rPr>
        <w:t xml:space="preserve"> </w:t>
      </w:r>
      <w:proofErr w:type="gramStart"/>
      <w:r w:rsidRPr="001124EF">
        <w:rPr>
          <w:rFonts w:ascii="Courier New" w:eastAsia="Times New Roman" w:hAnsi="Courier New" w:cs="Courier New"/>
          <w:sz w:val="20"/>
          <w:lang w:eastAsia="en-IN"/>
        </w:rPr>
        <w:t>Go](</w:t>
      </w:r>
      <w:proofErr w:type="gramEnd"/>
      <w:r w:rsidRPr="001124EF">
        <w:rPr>
          <w:rFonts w:ascii="Courier New" w:eastAsia="Times New Roman" w:hAnsi="Courier New" w:cs="Courier New"/>
          <w:sz w:val="20"/>
          <w:lang w:eastAsia="en-IN"/>
        </w:rPr>
        <w:t>https://duckduckgo.com "The best search engine for privacy").</w:t>
      </w:r>
    </w:p>
    <w:p w14:paraId="0E80EE56"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03440A06"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My </w:t>
      </w:r>
      <w:proofErr w:type="spellStart"/>
      <w:r w:rsidRPr="001124EF">
        <w:rPr>
          <w:rFonts w:ascii="Times New Roman" w:eastAsia="Times New Roman" w:hAnsi="Times New Roman" w:cs="Times New Roman"/>
          <w:sz w:val="24"/>
          <w:szCs w:val="24"/>
          <w:lang w:eastAsia="en-IN"/>
        </w:rPr>
        <w:t>favorite</w:t>
      </w:r>
      <w:proofErr w:type="spellEnd"/>
      <w:r w:rsidRPr="001124EF">
        <w:rPr>
          <w:rFonts w:ascii="Times New Roman" w:eastAsia="Times New Roman" w:hAnsi="Times New Roman" w:cs="Times New Roman"/>
          <w:sz w:val="24"/>
          <w:szCs w:val="24"/>
          <w:lang w:eastAsia="en-IN"/>
        </w:rPr>
        <w:t xml:space="preserve"> search engine is </w:t>
      </w:r>
      <w:hyperlink r:id="rId15" w:tooltip="The best search engine for privacy" w:history="1">
        <w:r w:rsidRPr="001124EF">
          <w:rPr>
            <w:rFonts w:ascii="Times New Roman" w:eastAsia="Times New Roman" w:hAnsi="Times New Roman" w:cs="Times New Roman"/>
            <w:color w:val="0000FF"/>
            <w:sz w:val="24"/>
            <w:szCs w:val="24"/>
            <w:u w:val="single"/>
            <w:lang w:eastAsia="en-IN"/>
          </w:rPr>
          <w:t xml:space="preserve">Duck </w:t>
        </w:r>
        <w:proofErr w:type="spellStart"/>
        <w:r w:rsidRPr="001124EF">
          <w:rPr>
            <w:rFonts w:ascii="Times New Roman" w:eastAsia="Times New Roman" w:hAnsi="Times New Roman" w:cs="Times New Roman"/>
            <w:color w:val="0000FF"/>
            <w:sz w:val="24"/>
            <w:szCs w:val="24"/>
            <w:u w:val="single"/>
            <w:lang w:eastAsia="en-IN"/>
          </w:rPr>
          <w:t>Duck</w:t>
        </w:r>
        <w:proofErr w:type="spellEnd"/>
        <w:r w:rsidRPr="001124EF">
          <w:rPr>
            <w:rFonts w:ascii="Times New Roman" w:eastAsia="Times New Roman" w:hAnsi="Times New Roman" w:cs="Times New Roman"/>
            <w:color w:val="0000FF"/>
            <w:sz w:val="24"/>
            <w:szCs w:val="24"/>
            <w:u w:val="single"/>
            <w:lang w:eastAsia="en-IN"/>
          </w:rPr>
          <w:t xml:space="preserve"> Go</w:t>
        </w:r>
      </w:hyperlink>
      <w:r w:rsidRPr="001124EF">
        <w:rPr>
          <w:rFonts w:ascii="Times New Roman" w:eastAsia="Times New Roman" w:hAnsi="Times New Roman" w:cs="Times New Roman"/>
          <w:sz w:val="24"/>
          <w:szCs w:val="24"/>
          <w:lang w:eastAsia="en-IN"/>
        </w:rPr>
        <w:t>.</w:t>
      </w:r>
    </w:p>
    <w:p w14:paraId="6441452B"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URLs and Email Addresses</w:t>
      </w:r>
    </w:p>
    <w:p w14:paraId="37077D48"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quickly turn a URL or email address into a link, enclose it in angle brackets.</w:t>
      </w:r>
    </w:p>
    <w:p w14:paraId="355E0AE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&lt;https://www.markdownguide.org&gt;</w:t>
      </w:r>
    </w:p>
    <w:p w14:paraId="73D4E7ED"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&lt;fake@example.com&gt;</w:t>
      </w:r>
    </w:p>
    <w:p w14:paraId="49D26F26"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28FEEEFB"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hyperlink r:id="rId16" w:history="1">
        <w:r w:rsidRPr="001124EF">
          <w:rPr>
            <w:rFonts w:ascii="Times New Roman" w:eastAsia="Times New Roman" w:hAnsi="Times New Roman" w:cs="Times New Roman"/>
            <w:color w:val="0000FF"/>
            <w:sz w:val="24"/>
            <w:szCs w:val="24"/>
            <w:u w:val="single"/>
            <w:lang w:eastAsia="en-IN"/>
          </w:rPr>
          <w:t>https://www.markdownguide.org</w:t>
        </w:r>
      </w:hyperlink>
      <w:r w:rsidRPr="001124EF">
        <w:rPr>
          <w:rFonts w:ascii="Times New Roman" w:eastAsia="Times New Roman" w:hAnsi="Times New Roman" w:cs="Times New Roman"/>
          <w:sz w:val="24"/>
          <w:szCs w:val="24"/>
          <w:lang w:eastAsia="en-IN"/>
        </w:rPr>
        <w:br/>
      </w:r>
      <w:hyperlink r:id="rId17" w:history="1">
        <w:r w:rsidRPr="001124EF">
          <w:rPr>
            <w:rFonts w:ascii="Times New Roman" w:eastAsia="Times New Roman" w:hAnsi="Times New Roman" w:cs="Times New Roman"/>
            <w:color w:val="0000FF"/>
            <w:sz w:val="24"/>
            <w:szCs w:val="24"/>
            <w:u w:val="single"/>
            <w:lang w:eastAsia="en-IN"/>
          </w:rPr>
          <w:t>fake@example.com</w:t>
        </w:r>
      </w:hyperlink>
    </w:p>
    <w:p w14:paraId="5722D56B"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Formatting Links</w:t>
      </w:r>
    </w:p>
    <w:p w14:paraId="6E625996"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To </w:t>
      </w:r>
      <w:hyperlink r:id="rId18" w:anchor="emphasis" w:history="1">
        <w:r w:rsidRPr="001124EF">
          <w:rPr>
            <w:rFonts w:ascii="Times New Roman" w:eastAsia="Times New Roman" w:hAnsi="Times New Roman" w:cs="Times New Roman"/>
            <w:color w:val="0000FF"/>
            <w:sz w:val="24"/>
            <w:szCs w:val="24"/>
            <w:u w:val="single"/>
            <w:lang w:eastAsia="en-IN"/>
          </w:rPr>
          <w:t>emphasize</w:t>
        </w:r>
      </w:hyperlink>
      <w:r w:rsidRPr="001124EF">
        <w:rPr>
          <w:rFonts w:ascii="Times New Roman" w:eastAsia="Times New Roman" w:hAnsi="Times New Roman" w:cs="Times New Roman"/>
          <w:sz w:val="24"/>
          <w:szCs w:val="24"/>
          <w:lang w:eastAsia="en-IN"/>
        </w:rPr>
        <w:t xml:space="preserve"> links, add asterisks before and after the brackets and parentheses. To denote links as </w:t>
      </w:r>
      <w:hyperlink r:id="rId19" w:anchor="code" w:history="1">
        <w:r w:rsidRPr="001124EF">
          <w:rPr>
            <w:rFonts w:ascii="Times New Roman" w:eastAsia="Times New Roman" w:hAnsi="Times New Roman" w:cs="Times New Roman"/>
            <w:color w:val="0000FF"/>
            <w:sz w:val="24"/>
            <w:szCs w:val="24"/>
            <w:u w:val="single"/>
            <w:lang w:eastAsia="en-IN"/>
          </w:rPr>
          <w:t>code</w:t>
        </w:r>
      </w:hyperlink>
      <w:r w:rsidRPr="001124EF">
        <w:rPr>
          <w:rFonts w:ascii="Times New Roman" w:eastAsia="Times New Roman" w:hAnsi="Times New Roman" w:cs="Times New Roman"/>
          <w:sz w:val="24"/>
          <w:szCs w:val="24"/>
          <w:lang w:eastAsia="en-IN"/>
        </w:rPr>
        <w:t>, add backticks in the brackets.</w:t>
      </w:r>
    </w:p>
    <w:p w14:paraId="4E13C90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lastRenderedPageBreak/>
        <w:t>I love supporting the **[EFF</w:t>
      </w:r>
      <w:proofErr w:type="gramStart"/>
      <w:r w:rsidRPr="001124EF">
        <w:rPr>
          <w:rFonts w:ascii="Courier New" w:eastAsia="Times New Roman" w:hAnsi="Courier New" w:cs="Courier New"/>
          <w:sz w:val="20"/>
          <w:lang w:eastAsia="en-IN"/>
        </w:rPr>
        <w:t>](</w:t>
      </w:r>
      <w:proofErr w:type="gramEnd"/>
      <w:r w:rsidRPr="001124EF">
        <w:rPr>
          <w:rFonts w:ascii="Courier New" w:eastAsia="Times New Roman" w:hAnsi="Courier New" w:cs="Courier New"/>
          <w:sz w:val="20"/>
          <w:lang w:eastAsia="en-IN"/>
        </w:rPr>
        <w:t>https://eff.org)**.</w:t>
      </w:r>
    </w:p>
    <w:p w14:paraId="6813DCFE"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This is the *[Markdown </w:t>
      </w:r>
      <w:proofErr w:type="gramStart"/>
      <w:r w:rsidRPr="001124EF">
        <w:rPr>
          <w:rFonts w:ascii="Courier New" w:eastAsia="Times New Roman" w:hAnsi="Courier New" w:cs="Courier New"/>
          <w:sz w:val="20"/>
          <w:lang w:eastAsia="en-IN"/>
        </w:rPr>
        <w:t>Guide](</w:t>
      </w:r>
      <w:proofErr w:type="gramEnd"/>
      <w:r w:rsidRPr="001124EF">
        <w:rPr>
          <w:rFonts w:ascii="Courier New" w:eastAsia="Times New Roman" w:hAnsi="Courier New" w:cs="Courier New"/>
          <w:sz w:val="20"/>
          <w:lang w:eastAsia="en-IN"/>
        </w:rPr>
        <w:t>https://www.markdownguide.org)*.</w:t>
      </w:r>
    </w:p>
    <w:p w14:paraId="5D11F91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See the section on [`code</w:t>
      </w:r>
      <w:proofErr w:type="gramStart"/>
      <w:r w:rsidRPr="001124EF">
        <w:rPr>
          <w:rFonts w:ascii="Courier New" w:eastAsia="Times New Roman" w:hAnsi="Courier New" w:cs="Courier New"/>
          <w:sz w:val="20"/>
          <w:lang w:eastAsia="en-IN"/>
        </w:rPr>
        <w:t>`](</w:t>
      </w:r>
      <w:proofErr w:type="gramEnd"/>
      <w:r w:rsidRPr="001124EF">
        <w:rPr>
          <w:rFonts w:ascii="Courier New" w:eastAsia="Times New Roman" w:hAnsi="Courier New" w:cs="Courier New"/>
          <w:sz w:val="20"/>
          <w:lang w:eastAsia="en-IN"/>
        </w:rPr>
        <w:t>#code).</w:t>
      </w:r>
    </w:p>
    <w:p w14:paraId="158E4BD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0EFF3D96"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I love supporting the </w:t>
      </w:r>
      <w:hyperlink r:id="rId20" w:history="1">
        <w:r w:rsidRPr="001124EF">
          <w:rPr>
            <w:rFonts w:ascii="Times New Roman" w:eastAsia="Times New Roman" w:hAnsi="Times New Roman" w:cs="Times New Roman"/>
            <w:b/>
            <w:bCs/>
            <w:color w:val="0000FF"/>
            <w:sz w:val="24"/>
            <w:szCs w:val="24"/>
            <w:u w:val="single"/>
            <w:lang w:eastAsia="en-IN"/>
          </w:rPr>
          <w:t>EFF</w:t>
        </w:r>
      </w:hyperlink>
      <w:r w:rsidRPr="001124EF">
        <w:rPr>
          <w:rFonts w:ascii="Times New Roman" w:eastAsia="Times New Roman" w:hAnsi="Times New Roman" w:cs="Times New Roman"/>
          <w:sz w:val="24"/>
          <w:szCs w:val="24"/>
          <w:lang w:eastAsia="en-IN"/>
        </w:rPr>
        <w:t>.</w:t>
      </w:r>
      <w:r w:rsidRPr="001124EF">
        <w:rPr>
          <w:rFonts w:ascii="Times New Roman" w:eastAsia="Times New Roman" w:hAnsi="Times New Roman" w:cs="Times New Roman"/>
          <w:sz w:val="24"/>
          <w:szCs w:val="24"/>
          <w:lang w:eastAsia="en-IN"/>
        </w:rPr>
        <w:br/>
        <w:t xml:space="preserve">This is the </w:t>
      </w:r>
      <w:hyperlink r:id="rId21" w:history="1">
        <w:r w:rsidRPr="001124EF">
          <w:rPr>
            <w:rFonts w:ascii="Times New Roman" w:eastAsia="Times New Roman" w:hAnsi="Times New Roman" w:cs="Times New Roman"/>
            <w:i/>
            <w:iCs/>
            <w:color w:val="0000FF"/>
            <w:sz w:val="24"/>
            <w:szCs w:val="24"/>
            <w:u w:val="single"/>
            <w:lang w:eastAsia="en-IN"/>
          </w:rPr>
          <w:t>Markdown Guide</w:t>
        </w:r>
      </w:hyperlink>
      <w:r w:rsidRPr="001124EF">
        <w:rPr>
          <w:rFonts w:ascii="Times New Roman" w:eastAsia="Times New Roman" w:hAnsi="Times New Roman" w:cs="Times New Roman"/>
          <w:sz w:val="24"/>
          <w:szCs w:val="24"/>
          <w:lang w:eastAsia="en-IN"/>
        </w:rPr>
        <w:t>.</w:t>
      </w:r>
      <w:r w:rsidRPr="001124EF">
        <w:rPr>
          <w:rFonts w:ascii="Times New Roman" w:eastAsia="Times New Roman" w:hAnsi="Times New Roman" w:cs="Times New Roman"/>
          <w:sz w:val="24"/>
          <w:szCs w:val="24"/>
          <w:lang w:eastAsia="en-IN"/>
        </w:rPr>
        <w:br/>
        <w:t xml:space="preserve">See the section on </w:t>
      </w:r>
      <w:hyperlink r:id="rId22" w:anchor="code" w:history="1">
        <w:r w:rsidRPr="001124EF">
          <w:rPr>
            <w:rFonts w:ascii="Courier New" w:eastAsia="Times New Roman" w:hAnsi="Courier New" w:cs="Courier New"/>
            <w:color w:val="0000FF"/>
            <w:sz w:val="20"/>
            <w:u w:val="single"/>
            <w:lang w:eastAsia="en-IN"/>
          </w:rPr>
          <w:t>code</w:t>
        </w:r>
      </w:hyperlink>
      <w:r w:rsidRPr="001124EF">
        <w:rPr>
          <w:rFonts w:ascii="Times New Roman" w:eastAsia="Times New Roman" w:hAnsi="Times New Roman" w:cs="Times New Roman"/>
          <w:sz w:val="24"/>
          <w:szCs w:val="24"/>
          <w:lang w:eastAsia="en-IN"/>
        </w:rPr>
        <w:t>.</w:t>
      </w:r>
    </w:p>
    <w:p w14:paraId="70EA60DB"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Reference-style Links</w:t>
      </w:r>
    </w:p>
    <w:p w14:paraId="6A92A8B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Reference-style links are a special kind of link that make URLs easier to display and read in Markdown. Reference-style links are constructed in two parts: the part you keep </w:t>
      </w:r>
      <w:proofErr w:type="spellStart"/>
      <w:r w:rsidRPr="001124EF">
        <w:rPr>
          <w:rFonts w:ascii="Times New Roman" w:eastAsia="Times New Roman" w:hAnsi="Times New Roman" w:cs="Times New Roman"/>
          <w:sz w:val="24"/>
          <w:szCs w:val="24"/>
          <w:lang w:eastAsia="en-IN"/>
        </w:rPr>
        <w:t>inline</w:t>
      </w:r>
      <w:proofErr w:type="spellEnd"/>
      <w:r w:rsidRPr="001124EF">
        <w:rPr>
          <w:rFonts w:ascii="Times New Roman" w:eastAsia="Times New Roman" w:hAnsi="Times New Roman" w:cs="Times New Roman"/>
          <w:sz w:val="24"/>
          <w:szCs w:val="24"/>
          <w:lang w:eastAsia="en-IN"/>
        </w:rPr>
        <w:t xml:space="preserve"> with your text and the part you store somewhere else in the file to keep the text easy to read.</w:t>
      </w:r>
    </w:p>
    <w:p w14:paraId="175E8750"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Formatting the First Part of the Link</w:t>
      </w:r>
    </w:p>
    <w:p w14:paraId="2079C8F4"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first part of a reference-style link is formatted with two sets of brackets. The first set of brackets surrounds the text that should appear linked. The second set of brackets displays a label used to point to the link you’re storing elsewhere in your document.</w:t>
      </w:r>
    </w:p>
    <w:p w14:paraId="7B1EF7A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Although not required, you can include a space between the first and second set of brackets. The label in the second set of brackets is not case sensitive and can include letters, numbers, spaces, or punctuation.</w:t>
      </w:r>
    </w:p>
    <w:p w14:paraId="6E0FB8A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This means the following example formats are roughly equivalent for the first part of the link:</w:t>
      </w:r>
    </w:p>
    <w:p w14:paraId="6C2BC997" w14:textId="77777777" w:rsidR="001124EF" w:rsidRPr="001124EF" w:rsidRDefault="001124EF" w:rsidP="001124EF">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[hobbit-hole][1]</w:t>
      </w:r>
    </w:p>
    <w:p w14:paraId="66E1877C" w14:textId="77777777" w:rsidR="001124EF" w:rsidRPr="001124EF" w:rsidRDefault="001124EF" w:rsidP="001124EF">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[hobbit-hole] [1]</w:t>
      </w:r>
    </w:p>
    <w:p w14:paraId="751793F5"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Formatting the Second Part of the Link</w:t>
      </w:r>
    </w:p>
    <w:p w14:paraId="24941E2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second part of a reference-style link is formatted with the following attributes:</w:t>
      </w:r>
    </w:p>
    <w:p w14:paraId="6154C934" w14:textId="77777777" w:rsidR="001124EF" w:rsidRPr="001124EF" w:rsidRDefault="001124EF" w:rsidP="001124EF">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The label, in brackets, followed immediately by a colon and at least one space (e.g., </w:t>
      </w:r>
      <w:r w:rsidRPr="001124EF">
        <w:rPr>
          <w:rFonts w:ascii="Courier New" w:eastAsia="Times New Roman" w:hAnsi="Courier New" w:cs="Courier New"/>
          <w:sz w:val="20"/>
          <w:lang w:eastAsia="en-IN"/>
        </w:rPr>
        <w:t>[label]</w:t>
      </w:r>
      <w:proofErr w:type="gramStart"/>
      <w:r w:rsidRPr="001124EF">
        <w:rPr>
          <w:rFonts w:ascii="Courier New" w:eastAsia="Times New Roman" w:hAnsi="Courier New" w:cs="Courier New"/>
          <w:sz w:val="20"/>
          <w:lang w:eastAsia="en-IN"/>
        </w:rPr>
        <w:t xml:space="preserve">: </w:t>
      </w:r>
      <w:r w:rsidRPr="001124EF">
        <w:rPr>
          <w:rFonts w:ascii="Times New Roman" w:eastAsia="Times New Roman" w:hAnsi="Times New Roman" w:cs="Times New Roman"/>
          <w:sz w:val="24"/>
          <w:szCs w:val="24"/>
          <w:lang w:eastAsia="en-IN"/>
        </w:rPr>
        <w:t>)</w:t>
      </w:r>
      <w:proofErr w:type="gramEnd"/>
      <w:r w:rsidRPr="001124EF">
        <w:rPr>
          <w:rFonts w:ascii="Times New Roman" w:eastAsia="Times New Roman" w:hAnsi="Times New Roman" w:cs="Times New Roman"/>
          <w:sz w:val="24"/>
          <w:szCs w:val="24"/>
          <w:lang w:eastAsia="en-IN"/>
        </w:rPr>
        <w:t>.</w:t>
      </w:r>
    </w:p>
    <w:p w14:paraId="0CB7BB57" w14:textId="77777777" w:rsidR="001124EF" w:rsidRPr="001124EF" w:rsidRDefault="001124EF" w:rsidP="001124EF">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URL for the link, which you can optionally enclose in angle brackets.</w:t>
      </w:r>
    </w:p>
    <w:p w14:paraId="7F9ABE36" w14:textId="77777777" w:rsidR="001124EF" w:rsidRPr="001124EF" w:rsidRDefault="001124EF" w:rsidP="001124EF">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optional title for the link, which you can enclose in double quotes, single quotes, or parentheses.</w:t>
      </w:r>
    </w:p>
    <w:p w14:paraId="6E801400"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This means the following example formats are all roughly equivalent for the second part of the link:</w:t>
      </w:r>
    </w:p>
    <w:p w14:paraId="428C43E7" w14:textId="77777777" w:rsidR="001124EF" w:rsidRPr="001124EF" w:rsidRDefault="001124EF" w:rsidP="001124EF">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[1]: https://en.wikipedia.org/wiki/Hobbit#Lifestyle</w:t>
      </w:r>
    </w:p>
    <w:p w14:paraId="1A15D128" w14:textId="77777777" w:rsidR="001124EF" w:rsidRPr="001124EF" w:rsidRDefault="001124EF" w:rsidP="001124EF">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[1]: https://en.wikipedia.org/wiki/Hobbit#Lifestyle "Hobbit lifestyles"</w:t>
      </w:r>
    </w:p>
    <w:p w14:paraId="5205B602" w14:textId="77777777" w:rsidR="001124EF" w:rsidRPr="001124EF" w:rsidRDefault="001124EF" w:rsidP="001124EF">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[1]: https://en.wikipedia.org/wiki/Hobbit#Lifestyle 'Hobbit lifestyles'</w:t>
      </w:r>
    </w:p>
    <w:p w14:paraId="402459B2" w14:textId="77777777" w:rsidR="001124EF" w:rsidRPr="001124EF" w:rsidRDefault="001124EF" w:rsidP="001124EF">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[1]: https://en.wikipedia.org/wiki/Hobbit#Lifestyle (Hobbit lifestyles)</w:t>
      </w:r>
    </w:p>
    <w:p w14:paraId="4D91DBE1" w14:textId="77777777" w:rsidR="001124EF" w:rsidRPr="001124EF" w:rsidRDefault="001124EF" w:rsidP="001124EF">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lastRenderedPageBreak/>
        <w:t>[1]: &lt;https://en.wikipedia.org/wiki/Hobbit#Lifestyle&gt; "Hobbit lifestyles"</w:t>
      </w:r>
    </w:p>
    <w:p w14:paraId="6FAD14E3" w14:textId="77777777" w:rsidR="001124EF" w:rsidRPr="001124EF" w:rsidRDefault="001124EF" w:rsidP="001124EF">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[1]: &lt;https://en.wikipedia.org/wiki/Hobbit#Lifestyle&gt; 'Hobbit lifestyles'</w:t>
      </w:r>
    </w:p>
    <w:p w14:paraId="5E07339C" w14:textId="77777777" w:rsidR="001124EF" w:rsidRPr="001124EF" w:rsidRDefault="001124EF" w:rsidP="001124EF">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[1]: &lt;https://en.wikipedia.org/wiki/Hobbit#Lifestyle&gt; (Hobbit lifestyles)</w:t>
      </w:r>
    </w:p>
    <w:p w14:paraId="5553DE48"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You can place this second part of the link anywhere in your Markdown document. Some people place them immediately after the paragraph in which they appear while other people place them at the end of the document (like endnotes or footnotes).</w:t>
      </w:r>
    </w:p>
    <w:p w14:paraId="0D835E9B"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An Example Putting the Parts Together</w:t>
      </w:r>
    </w:p>
    <w:p w14:paraId="03D109B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Say you add a URL as a </w:t>
      </w:r>
      <w:hyperlink r:id="rId23" w:anchor="links" w:history="1">
        <w:r w:rsidRPr="001124EF">
          <w:rPr>
            <w:rFonts w:ascii="Times New Roman" w:eastAsia="Times New Roman" w:hAnsi="Times New Roman" w:cs="Times New Roman"/>
            <w:color w:val="0000FF"/>
            <w:sz w:val="24"/>
            <w:szCs w:val="24"/>
            <w:u w:val="single"/>
            <w:lang w:eastAsia="en-IN"/>
          </w:rPr>
          <w:t>standard URL link</w:t>
        </w:r>
      </w:hyperlink>
      <w:r w:rsidRPr="001124EF">
        <w:rPr>
          <w:rFonts w:ascii="Times New Roman" w:eastAsia="Times New Roman" w:hAnsi="Times New Roman" w:cs="Times New Roman"/>
          <w:sz w:val="24"/>
          <w:szCs w:val="24"/>
          <w:lang w:eastAsia="en-IN"/>
        </w:rPr>
        <w:t xml:space="preserve"> to a paragraph and it looks like this in Markdown:</w:t>
      </w:r>
    </w:p>
    <w:p w14:paraId="056FA90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In a hole in the ground there lived a hobbit. Not a nasty, dirty, wet hole, filled with the ends</w:t>
      </w:r>
    </w:p>
    <w:p w14:paraId="27B40D5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of worms and an oozy smell, nor yet a dry, bare, sandy hole with nothing in it to sit down on or to</w:t>
      </w:r>
    </w:p>
    <w:p w14:paraId="4170AB5B"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eat: it was a [hobbit-</w:t>
      </w:r>
      <w:proofErr w:type="gramStart"/>
      <w:r w:rsidRPr="001124EF">
        <w:rPr>
          <w:rFonts w:ascii="Courier New" w:eastAsia="Times New Roman" w:hAnsi="Courier New" w:cs="Courier New"/>
          <w:sz w:val="20"/>
          <w:lang w:eastAsia="en-IN"/>
        </w:rPr>
        <w:t>hole](</w:t>
      </w:r>
      <w:proofErr w:type="gramEnd"/>
      <w:r w:rsidRPr="001124EF">
        <w:rPr>
          <w:rFonts w:ascii="Courier New" w:eastAsia="Times New Roman" w:hAnsi="Courier New" w:cs="Courier New"/>
          <w:sz w:val="20"/>
          <w:lang w:eastAsia="en-IN"/>
        </w:rPr>
        <w:t>https://en.wikipedia.org/wiki/Hobbit#Lifestyle "Hobbit lifestyles"), and that means comfort.</w:t>
      </w:r>
    </w:p>
    <w:p w14:paraId="1A6A995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Though it may point to interesting additional information, the URL as displayed really doesn’t add much to the existing raw text other than making it harder to read. To fix that, you could format the URL like this instead:</w:t>
      </w:r>
    </w:p>
    <w:p w14:paraId="0689DCA1"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In a hole in the ground there lived a hobbit. Not a nasty, dirty, wet hole, filled with the ends</w:t>
      </w:r>
    </w:p>
    <w:p w14:paraId="71E1B22D"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of worms and an oozy smell, nor yet a dry, bare, sandy hole with nothing in it to sit down on or to</w:t>
      </w:r>
    </w:p>
    <w:p w14:paraId="7A7D5032"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eat: it was a [hobbit-hole][1], and that means comfort.</w:t>
      </w:r>
    </w:p>
    <w:p w14:paraId="347A8514"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B500DEE"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[1]: &lt;https://en.wikipedia.org/wiki/Hobbit#Lifestyle&gt; "Hobbit lifestyles"</w:t>
      </w:r>
    </w:p>
    <w:p w14:paraId="2933501C"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In both instances above, the rendered output would be identical:</w:t>
      </w:r>
    </w:p>
    <w:p w14:paraId="3095042F" w14:textId="77777777" w:rsidR="001124EF" w:rsidRPr="001124EF" w:rsidRDefault="001124EF" w:rsidP="001124EF">
      <w:pPr>
        <w:spacing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In a hole in the ground there lived a hobbit. Not a nasty, dirty, wet hole, filled with the ends of worms and an oozy smell, nor yet a dry, bare, sandy hole with nothing in it to sit down on or to eat: it was a </w:t>
      </w:r>
      <w:hyperlink r:id="rId24" w:anchor="Lifestyle" w:tooltip="Hobbit lifestyles" w:history="1">
        <w:r w:rsidRPr="001124EF">
          <w:rPr>
            <w:rFonts w:ascii="Times New Roman" w:eastAsia="Times New Roman" w:hAnsi="Times New Roman" w:cs="Times New Roman"/>
            <w:color w:val="0000FF"/>
            <w:sz w:val="24"/>
            <w:szCs w:val="24"/>
            <w:u w:val="single"/>
            <w:lang w:eastAsia="en-IN"/>
          </w:rPr>
          <w:t>hobbit-hole</w:t>
        </w:r>
      </w:hyperlink>
      <w:r w:rsidRPr="001124EF">
        <w:rPr>
          <w:rFonts w:ascii="Times New Roman" w:eastAsia="Times New Roman" w:hAnsi="Times New Roman" w:cs="Times New Roman"/>
          <w:sz w:val="24"/>
          <w:szCs w:val="24"/>
          <w:lang w:eastAsia="en-IN"/>
        </w:rPr>
        <w:t>, and that means comfort.</w:t>
      </w:r>
    </w:p>
    <w:p w14:paraId="5FCE59E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and the HTML for the link would be:</w:t>
      </w:r>
    </w:p>
    <w:p w14:paraId="0A5B3901"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&lt;a </w:t>
      </w:r>
      <w:proofErr w:type="spellStart"/>
      <w:r w:rsidRPr="001124EF">
        <w:rPr>
          <w:rFonts w:ascii="Courier New" w:eastAsia="Times New Roman" w:hAnsi="Courier New" w:cs="Courier New"/>
          <w:sz w:val="20"/>
          <w:lang w:eastAsia="en-IN"/>
        </w:rPr>
        <w:t>href</w:t>
      </w:r>
      <w:proofErr w:type="spellEnd"/>
      <w:r w:rsidRPr="001124EF">
        <w:rPr>
          <w:rFonts w:ascii="Courier New" w:eastAsia="Times New Roman" w:hAnsi="Courier New" w:cs="Courier New"/>
          <w:sz w:val="20"/>
          <w:lang w:eastAsia="en-IN"/>
        </w:rPr>
        <w:t>="https://en.wikipedia.org/wiki/</w:t>
      </w:r>
      <w:proofErr w:type="spellStart"/>
      <w:r w:rsidRPr="001124EF">
        <w:rPr>
          <w:rFonts w:ascii="Courier New" w:eastAsia="Times New Roman" w:hAnsi="Courier New" w:cs="Courier New"/>
          <w:sz w:val="20"/>
          <w:lang w:eastAsia="en-IN"/>
        </w:rPr>
        <w:t>Hobbit#Lifestyle</w:t>
      </w:r>
      <w:proofErr w:type="spellEnd"/>
      <w:r w:rsidRPr="001124EF">
        <w:rPr>
          <w:rFonts w:ascii="Courier New" w:eastAsia="Times New Roman" w:hAnsi="Courier New" w:cs="Courier New"/>
          <w:sz w:val="20"/>
          <w:lang w:eastAsia="en-IN"/>
        </w:rPr>
        <w:t>" title="Hobbit lifestyles"&gt;hobbit-hole&lt;/a&gt;</w:t>
      </w:r>
    </w:p>
    <w:p w14:paraId="68A67F2D"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Link Best Practices</w:t>
      </w:r>
    </w:p>
    <w:p w14:paraId="5669DACE"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Markdown applications don’t agree on how to handle spaces in the middle of a URL. For compatibility, try to URL encode any spaces with </w:t>
      </w:r>
      <w:r w:rsidRPr="001124EF">
        <w:rPr>
          <w:rFonts w:ascii="Courier New" w:eastAsia="Times New Roman" w:hAnsi="Courier New" w:cs="Courier New"/>
          <w:sz w:val="20"/>
          <w:lang w:eastAsia="en-IN"/>
        </w:rPr>
        <w:t>%20</w:t>
      </w:r>
      <w:r w:rsidRPr="001124EF">
        <w:rPr>
          <w:rFonts w:ascii="Times New Roman" w:eastAsia="Times New Roman" w:hAnsi="Times New Roman" w:cs="Times New Roman"/>
          <w:sz w:val="24"/>
          <w:szCs w:val="24"/>
          <w:lang w:eastAsia="en-IN"/>
        </w:rPr>
        <w:t xml:space="preserve">. Alternatively, if your Markdown application </w:t>
      </w:r>
      <w:hyperlink r:id="rId25" w:anchor="html" w:history="1">
        <w:r w:rsidRPr="001124EF">
          <w:rPr>
            <w:rFonts w:ascii="Times New Roman" w:eastAsia="Times New Roman" w:hAnsi="Times New Roman" w:cs="Times New Roman"/>
            <w:color w:val="0000FF"/>
            <w:sz w:val="24"/>
            <w:szCs w:val="24"/>
            <w:u w:val="single"/>
            <w:lang w:eastAsia="en-IN"/>
          </w:rPr>
          <w:t>supports HTML</w:t>
        </w:r>
      </w:hyperlink>
      <w:r w:rsidRPr="001124EF">
        <w:rPr>
          <w:rFonts w:ascii="Times New Roman" w:eastAsia="Times New Roman" w:hAnsi="Times New Roman" w:cs="Times New Roman"/>
          <w:sz w:val="24"/>
          <w:szCs w:val="24"/>
          <w:lang w:eastAsia="en-IN"/>
        </w:rPr>
        <w:t xml:space="preserve">, you could use </w:t>
      </w:r>
      <w:proofErr w:type="gramStart"/>
      <w:r w:rsidRPr="001124EF">
        <w:rPr>
          <w:rFonts w:ascii="Times New Roman" w:eastAsia="Times New Roman" w:hAnsi="Times New Roman" w:cs="Times New Roman"/>
          <w:sz w:val="24"/>
          <w:szCs w:val="24"/>
          <w:lang w:eastAsia="en-IN"/>
        </w:rPr>
        <w:t xml:space="preserve">the </w:t>
      </w:r>
      <w:r w:rsidRPr="001124EF">
        <w:rPr>
          <w:rFonts w:ascii="Courier New" w:eastAsia="Times New Roman" w:hAnsi="Courier New" w:cs="Courier New"/>
          <w:sz w:val="20"/>
          <w:lang w:eastAsia="en-IN"/>
        </w:rPr>
        <w:t>a</w:t>
      </w:r>
      <w:proofErr w:type="gramEnd"/>
      <w:r w:rsidRPr="001124EF">
        <w:rPr>
          <w:rFonts w:ascii="Times New Roman" w:eastAsia="Times New Roman" w:hAnsi="Times New Roman" w:cs="Times New Roman"/>
          <w:sz w:val="24"/>
          <w:szCs w:val="24"/>
          <w:lang w:eastAsia="en-IN"/>
        </w:rPr>
        <w:t xml:space="preserve"> HTML tag.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9"/>
        <w:gridCol w:w="3647"/>
      </w:tblGrid>
      <w:tr w:rsidR="001124EF" w:rsidRPr="001124EF" w14:paraId="18D7991C" w14:textId="77777777" w:rsidTr="001124EF">
        <w:trPr>
          <w:tblHeader/>
          <w:tblCellSpacing w:w="15" w:type="dxa"/>
        </w:trPr>
        <w:tc>
          <w:tcPr>
            <w:tcW w:w="0" w:type="auto"/>
            <w:vAlign w:val="center"/>
            <w:hideMark/>
          </w:tcPr>
          <w:p w14:paraId="35FBFB89"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lastRenderedPageBreak/>
              <w:t>✅</w:t>
            </w:r>
            <w:r w:rsidRPr="001124EF">
              <w:rPr>
                <w:rFonts w:ascii="Times New Roman" w:eastAsia="Times New Roman" w:hAnsi="Times New Roman" w:cs="Times New Roman"/>
                <w:b/>
                <w:bCs/>
                <w:sz w:val="24"/>
                <w:szCs w:val="24"/>
                <w:lang w:eastAsia="en-IN"/>
              </w:rPr>
              <w:t>  Do</w:t>
            </w:r>
            <w:proofErr w:type="gramEnd"/>
            <w:r w:rsidRPr="001124EF">
              <w:rPr>
                <w:rFonts w:ascii="Times New Roman" w:eastAsia="Times New Roman" w:hAnsi="Times New Roman" w:cs="Times New Roman"/>
                <w:b/>
                <w:bCs/>
                <w:sz w:val="24"/>
                <w:szCs w:val="24"/>
                <w:lang w:eastAsia="en-IN"/>
              </w:rPr>
              <w:t xml:space="preserve"> this</w:t>
            </w:r>
          </w:p>
        </w:tc>
        <w:tc>
          <w:tcPr>
            <w:tcW w:w="0" w:type="auto"/>
            <w:vAlign w:val="center"/>
            <w:hideMark/>
          </w:tcPr>
          <w:p w14:paraId="1EED836C"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proofErr w:type="gramStart"/>
            <w:r w:rsidRPr="001124EF">
              <w:rPr>
                <w:rFonts w:ascii="Segoe UI Emoji" w:eastAsia="Times New Roman" w:hAnsi="Segoe UI Emoji" w:cs="Segoe UI Emoji"/>
                <w:b/>
                <w:bCs/>
                <w:sz w:val="24"/>
                <w:szCs w:val="24"/>
                <w:lang w:eastAsia="en-IN"/>
              </w:rPr>
              <w:t>❌</w:t>
            </w:r>
            <w:r w:rsidRPr="001124EF">
              <w:rPr>
                <w:rFonts w:ascii="Times New Roman" w:eastAsia="Times New Roman" w:hAnsi="Times New Roman" w:cs="Times New Roman"/>
                <w:b/>
                <w:bCs/>
                <w:sz w:val="24"/>
                <w:szCs w:val="24"/>
                <w:lang w:eastAsia="en-IN"/>
              </w:rPr>
              <w:t>  Don't</w:t>
            </w:r>
            <w:proofErr w:type="gramEnd"/>
            <w:r w:rsidRPr="001124EF">
              <w:rPr>
                <w:rFonts w:ascii="Times New Roman" w:eastAsia="Times New Roman" w:hAnsi="Times New Roman" w:cs="Times New Roman"/>
                <w:b/>
                <w:bCs/>
                <w:sz w:val="24"/>
                <w:szCs w:val="24"/>
                <w:lang w:eastAsia="en-IN"/>
              </w:rPr>
              <w:t xml:space="preserve"> do this</w:t>
            </w:r>
          </w:p>
        </w:tc>
      </w:tr>
      <w:tr w:rsidR="001124EF" w:rsidRPr="001124EF" w14:paraId="6862111D" w14:textId="77777777" w:rsidTr="001124EF">
        <w:trPr>
          <w:tblCellSpacing w:w="15" w:type="dxa"/>
        </w:trPr>
        <w:tc>
          <w:tcPr>
            <w:tcW w:w="0" w:type="auto"/>
            <w:vAlign w:val="center"/>
            <w:hideMark/>
          </w:tcPr>
          <w:p w14:paraId="2219769B"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[link](https://www.example.com/my%20great%20page)</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 xml:space="preserve">&lt;a </w:t>
            </w:r>
            <w:proofErr w:type="spellStart"/>
            <w:r w:rsidRPr="001124EF">
              <w:rPr>
                <w:rFonts w:ascii="Courier New" w:eastAsia="Times New Roman" w:hAnsi="Courier New" w:cs="Courier New"/>
                <w:sz w:val="20"/>
                <w:lang w:eastAsia="en-IN"/>
              </w:rPr>
              <w:t>href</w:t>
            </w:r>
            <w:proofErr w:type="spellEnd"/>
            <w:r w:rsidRPr="001124EF">
              <w:rPr>
                <w:rFonts w:ascii="Courier New" w:eastAsia="Times New Roman" w:hAnsi="Courier New" w:cs="Courier New"/>
                <w:sz w:val="20"/>
                <w:lang w:eastAsia="en-IN"/>
              </w:rPr>
              <w:t xml:space="preserve">="https://www.example.com/my great page"&gt;link&lt;/a&gt; </w:t>
            </w:r>
          </w:p>
        </w:tc>
        <w:tc>
          <w:tcPr>
            <w:tcW w:w="0" w:type="auto"/>
            <w:vAlign w:val="center"/>
            <w:hideMark/>
          </w:tcPr>
          <w:p w14:paraId="45E7CAF6"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[link</w:t>
            </w:r>
            <w:proofErr w:type="gramStart"/>
            <w:r w:rsidRPr="001124EF">
              <w:rPr>
                <w:rFonts w:ascii="Courier New" w:eastAsia="Times New Roman" w:hAnsi="Courier New" w:cs="Courier New"/>
                <w:sz w:val="20"/>
                <w:lang w:eastAsia="en-IN"/>
              </w:rPr>
              <w:t>](</w:t>
            </w:r>
            <w:proofErr w:type="gramEnd"/>
            <w:r w:rsidRPr="001124EF">
              <w:rPr>
                <w:rFonts w:ascii="Courier New" w:eastAsia="Times New Roman" w:hAnsi="Courier New" w:cs="Courier New"/>
                <w:sz w:val="20"/>
                <w:lang w:eastAsia="en-IN"/>
              </w:rPr>
              <w:t xml:space="preserve">https://www.example.com/my great page) </w:t>
            </w:r>
          </w:p>
        </w:tc>
      </w:tr>
    </w:tbl>
    <w:p w14:paraId="153765E5"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Images</w:t>
      </w:r>
    </w:p>
    <w:p w14:paraId="094CCC4D"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add an image, add an exclamation mark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followed by alt text in brackets, and the path or URL to the image asset in parentheses. You can optionally add a title in quotation marks after the path or URL.</w:t>
      </w:r>
    </w:p>
    <w:p w14:paraId="62464BBC"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1124EF">
        <w:rPr>
          <w:rFonts w:ascii="Courier New" w:eastAsia="Times New Roman" w:hAnsi="Courier New" w:cs="Courier New"/>
          <w:sz w:val="20"/>
          <w:lang w:eastAsia="en-IN"/>
        </w:rPr>
        <w:t>![</w:t>
      </w:r>
      <w:proofErr w:type="gramEnd"/>
      <w:r w:rsidRPr="001124EF">
        <w:rPr>
          <w:rFonts w:ascii="Courier New" w:eastAsia="Times New Roman" w:hAnsi="Courier New" w:cs="Courier New"/>
          <w:sz w:val="20"/>
          <w:lang w:eastAsia="en-IN"/>
        </w:rPr>
        <w:t>The San Juan Mountains are beautiful!](/assets/images/san-juan-mountains.jpg "San Juan Mountains")</w:t>
      </w:r>
    </w:p>
    <w:p w14:paraId="3DD45A1E"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1691FD2E" w14:textId="27718DE4"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noProof/>
          <w:sz w:val="24"/>
          <w:szCs w:val="24"/>
          <w:lang w:eastAsia="en-IN"/>
        </w:rPr>
        <w:drawing>
          <wp:inline distT="0" distB="0" distL="0" distR="0" wp14:anchorId="113C4B0A" wp14:editId="4F2A5E54">
            <wp:extent cx="5731510" cy="3818890"/>
            <wp:effectExtent l="0" t="0" r="2540" b="0"/>
            <wp:docPr id="2" name="Picture 2" descr="The San Juan Mountains are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an Juan Mountains are beautifu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79AA7DBD"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Note:</w:t>
      </w:r>
      <w:r w:rsidRPr="001124EF">
        <w:rPr>
          <w:rFonts w:ascii="Times New Roman" w:eastAsia="Times New Roman" w:hAnsi="Times New Roman" w:cs="Times New Roman"/>
          <w:sz w:val="24"/>
          <w:szCs w:val="24"/>
          <w:lang w:eastAsia="en-IN"/>
        </w:rPr>
        <w:t xml:space="preserve"> To resize an image, see the section on </w:t>
      </w:r>
      <w:hyperlink r:id="rId27" w:anchor="image-size" w:history="1">
        <w:r w:rsidRPr="001124EF">
          <w:rPr>
            <w:rFonts w:ascii="Times New Roman" w:eastAsia="Times New Roman" w:hAnsi="Times New Roman" w:cs="Times New Roman"/>
            <w:color w:val="0000FF"/>
            <w:sz w:val="24"/>
            <w:szCs w:val="24"/>
            <w:u w:val="single"/>
            <w:lang w:eastAsia="en-IN"/>
          </w:rPr>
          <w:t>image size</w:t>
        </w:r>
      </w:hyperlink>
      <w:r w:rsidRPr="001124EF">
        <w:rPr>
          <w:rFonts w:ascii="Times New Roman" w:eastAsia="Times New Roman" w:hAnsi="Times New Roman" w:cs="Times New Roman"/>
          <w:sz w:val="24"/>
          <w:szCs w:val="24"/>
          <w:lang w:eastAsia="en-IN"/>
        </w:rPr>
        <w:t xml:space="preserve">. To add a caption, see the section on </w:t>
      </w:r>
      <w:hyperlink r:id="rId28" w:anchor="image-captions" w:history="1">
        <w:r w:rsidRPr="001124EF">
          <w:rPr>
            <w:rFonts w:ascii="Times New Roman" w:eastAsia="Times New Roman" w:hAnsi="Times New Roman" w:cs="Times New Roman"/>
            <w:color w:val="0000FF"/>
            <w:sz w:val="24"/>
            <w:szCs w:val="24"/>
            <w:u w:val="single"/>
            <w:lang w:eastAsia="en-IN"/>
          </w:rPr>
          <w:t>image captions</w:t>
        </w:r>
      </w:hyperlink>
      <w:r w:rsidRPr="001124EF">
        <w:rPr>
          <w:rFonts w:ascii="Times New Roman" w:eastAsia="Times New Roman" w:hAnsi="Times New Roman" w:cs="Times New Roman"/>
          <w:sz w:val="24"/>
          <w:szCs w:val="24"/>
          <w:lang w:eastAsia="en-IN"/>
        </w:rPr>
        <w:t xml:space="preserve">. </w:t>
      </w:r>
    </w:p>
    <w:p w14:paraId="1CA6A610"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Linking Images</w:t>
      </w:r>
    </w:p>
    <w:p w14:paraId="403D649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add a link to an image, enclose the Markdown for the image in brackets, and then add the link in parentheses.</w:t>
      </w:r>
    </w:p>
    <w:p w14:paraId="0E48D837"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lastRenderedPageBreak/>
        <w:t>[![An old rock in the desert](/assets/images/shiprock.jpg "Shiprock, New Mexico by Beau Rogers")](https://www.flickr.com/photos/beaurogers/31833779864/in/photolist-Qv3rFw-34mt9F-a9Cmfy-5Ha3Zi-9msKdv-o3hgjr-hWpUte-4WMsJ1-KUQ8N-deshUb-vssBD-6CQci6-8AFCiD-zsJWT-nNfsgB-dPDwZJ-bn9JGn-5HtSXY-6CUhAL-a4UTXB-ugPum-KUPSo-fBLNm-6CUmpy-4WMsc9-8a7D3T-83KJev-6CQ2bK-nNusHJ-a78rQH-nw3NvT-7aq2qf-8wwBso-3nNceh-ugSKP-4mh4kh-bbeeqH-a7biME-q3PtTf-brFpgb-cg38zw-bXMZc-nJPELD-f58Lmo-bXMYG-bz8AAi-bxNtNT-bXMYi-bXMY6-bXMYv)</w:t>
      </w:r>
    </w:p>
    <w:p w14:paraId="1B9B63E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3354C8BF" w14:textId="05F2663D"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noProof/>
          <w:color w:val="0000FF"/>
          <w:sz w:val="24"/>
          <w:szCs w:val="24"/>
          <w:lang w:eastAsia="en-IN"/>
        </w:rPr>
        <w:drawing>
          <wp:inline distT="0" distB="0" distL="0" distR="0" wp14:anchorId="51177F85" wp14:editId="6A7AD962">
            <wp:extent cx="5731510" cy="3828415"/>
            <wp:effectExtent l="0" t="0" r="2540" b="635"/>
            <wp:docPr id="1" name="Picture 1" descr="An old rock in the deser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old rock in the desert">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56A61ED4"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Escaping Characters</w:t>
      </w:r>
    </w:p>
    <w:p w14:paraId="3DF983E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display a literal character that would otherwise be used to format text in a Markdown document, add a backslash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in front of the character.</w:t>
      </w:r>
    </w:p>
    <w:p w14:paraId="284538E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Without the backslash, this would be a bullet in an unordered list.</w:t>
      </w:r>
    </w:p>
    <w:p w14:paraId="02A52B40"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1578D93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Without the backslash, this would be a bullet in an unordered list.</w:t>
      </w:r>
    </w:p>
    <w:p w14:paraId="5832F2B2"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Characters You Can Escape</w:t>
      </w:r>
    </w:p>
    <w:p w14:paraId="359578F9"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You can use a backslash to escape the following characters.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4487"/>
      </w:tblGrid>
      <w:tr w:rsidR="001124EF" w:rsidRPr="001124EF" w14:paraId="5CFF9D08" w14:textId="77777777" w:rsidTr="001124EF">
        <w:trPr>
          <w:tblHeader/>
          <w:tblCellSpacing w:w="15" w:type="dxa"/>
        </w:trPr>
        <w:tc>
          <w:tcPr>
            <w:tcW w:w="0" w:type="auto"/>
            <w:vAlign w:val="center"/>
            <w:hideMark/>
          </w:tcPr>
          <w:p w14:paraId="424EA7EC"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Character</w:t>
            </w:r>
          </w:p>
        </w:tc>
        <w:tc>
          <w:tcPr>
            <w:tcW w:w="0" w:type="auto"/>
            <w:vAlign w:val="center"/>
            <w:hideMark/>
          </w:tcPr>
          <w:p w14:paraId="5E8CDCCD"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Name</w:t>
            </w:r>
          </w:p>
        </w:tc>
      </w:tr>
      <w:tr w:rsidR="001124EF" w:rsidRPr="001124EF" w14:paraId="6601A64B" w14:textId="77777777" w:rsidTr="001124EF">
        <w:trPr>
          <w:tblCellSpacing w:w="15" w:type="dxa"/>
        </w:trPr>
        <w:tc>
          <w:tcPr>
            <w:tcW w:w="0" w:type="auto"/>
            <w:vAlign w:val="center"/>
            <w:hideMark/>
          </w:tcPr>
          <w:p w14:paraId="55381FB6"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w:t>
            </w:r>
          </w:p>
        </w:tc>
        <w:tc>
          <w:tcPr>
            <w:tcW w:w="0" w:type="auto"/>
            <w:vAlign w:val="center"/>
            <w:hideMark/>
          </w:tcPr>
          <w:p w14:paraId="652560DB"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backslash</w:t>
            </w:r>
          </w:p>
        </w:tc>
      </w:tr>
      <w:tr w:rsidR="001124EF" w:rsidRPr="001124EF" w14:paraId="56331D62" w14:textId="77777777" w:rsidTr="001124EF">
        <w:trPr>
          <w:tblCellSpacing w:w="15" w:type="dxa"/>
        </w:trPr>
        <w:tc>
          <w:tcPr>
            <w:tcW w:w="0" w:type="auto"/>
            <w:vAlign w:val="center"/>
            <w:hideMark/>
          </w:tcPr>
          <w:p w14:paraId="68558B4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w:t>
            </w:r>
          </w:p>
        </w:tc>
        <w:tc>
          <w:tcPr>
            <w:tcW w:w="0" w:type="auto"/>
            <w:vAlign w:val="center"/>
            <w:hideMark/>
          </w:tcPr>
          <w:p w14:paraId="34CDCCB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backtick (see also </w:t>
            </w:r>
            <w:hyperlink r:id="rId31" w:anchor="escaping-backticks" w:history="1">
              <w:r w:rsidRPr="001124EF">
                <w:rPr>
                  <w:rFonts w:ascii="Times New Roman" w:eastAsia="Times New Roman" w:hAnsi="Times New Roman" w:cs="Times New Roman"/>
                  <w:color w:val="0000FF"/>
                  <w:sz w:val="24"/>
                  <w:szCs w:val="24"/>
                  <w:u w:val="single"/>
                  <w:lang w:eastAsia="en-IN"/>
                </w:rPr>
                <w:t>escaping backticks in code</w:t>
              </w:r>
            </w:hyperlink>
            <w:r w:rsidRPr="001124EF">
              <w:rPr>
                <w:rFonts w:ascii="Times New Roman" w:eastAsia="Times New Roman" w:hAnsi="Times New Roman" w:cs="Times New Roman"/>
                <w:sz w:val="24"/>
                <w:szCs w:val="24"/>
                <w:lang w:eastAsia="en-IN"/>
              </w:rPr>
              <w:t>)</w:t>
            </w:r>
          </w:p>
        </w:tc>
      </w:tr>
      <w:tr w:rsidR="001124EF" w:rsidRPr="001124EF" w14:paraId="3153FCA9" w14:textId="77777777" w:rsidTr="001124EF">
        <w:trPr>
          <w:tblCellSpacing w:w="15" w:type="dxa"/>
        </w:trPr>
        <w:tc>
          <w:tcPr>
            <w:tcW w:w="0" w:type="auto"/>
            <w:vAlign w:val="center"/>
            <w:hideMark/>
          </w:tcPr>
          <w:p w14:paraId="01FB2C72"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w:t>
            </w:r>
          </w:p>
        </w:tc>
        <w:tc>
          <w:tcPr>
            <w:tcW w:w="0" w:type="auto"/>
            <w:vAlign w:val="center"/>
            <w:hideMark/>
          </w:tcPr>
          <w:p w14:paraId="1BE4BDD9"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asterisk</w:t>
            </w:r>
          </w:p>
        </w:tc>
      </w:tr>
      <w:tr w:rsidR="001124EF" w:rsidRPr="001124EF" w14:paraId="2F32B0AA" w14:textId="77777777" w:rsidTr="001124EF">
        <w:trPr>
          <w:tblCellSpacing w:w="15" w:type="dxa"/>
        </w:trPr>
        <w:tc>
          <w:tcPr>
            <w:tcW w:w="0" w:type="auto"/>
            <w:vAlign w:val="center"/>
            <w:hideMark/>
          </w:tcPr>
          <w:p w14:paraId="7E10AD2B"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_</w:t>
            </w:r>
          </w:p>
        </w:tc>
        <w:tc>
          <w:tcPr>
            <w:tcW w:w="0" w:type="auto"/>
            <w:vAlign w:val="center"/>
            <w:hideMark/>
          </w:tcPr>
          <w:p w14:paraId="60D0394A"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underscore</w:t>
            </w:r>
          </w:p>
        </w:tc>
      </w:tr>
      <w:tr w:rsidR="001124EF" w:rsidRPr="001124EF" w14:paraId="78A3BDD0" w14:textId="77777777" w:rsidTr="001124EF">
        <w:trPr>
          <w:tblCellSpacing w:w="15" w:type="dxa"/>
        </w:trPr>
        <w:tc>
          <w:tcPr>
            <w:tcW w:w="0" w:type="auto"/>
            <w:vAlign w:val="center"/>
            <w:hideMark/>
          </w:tcPr>
          <w:p w14:paraId="46B028F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w:t>
            </w:r>
          </w:p>
        </w:tc>
        <w:tc>
          <w:tcPr>
            <w:tcW w:w="0" w:type="auto"/>
            <w:vAlign w:val="center"/>
            <w:hideMark/>
          </w:tcPr>
          <w:p w14:paraId="6F21A429"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curly braces</w:t>
            </w:r>
          </w:p>
        </w:tc>
      </w:tr>
      <w:tr w:rsidR="001124EF" w:rsidRPr="001124EF" w14:paraId="01EDD185" w14:textId="77777777" w:rsidTr="001124EF">
        <w:trPr>
          <w:tblCellSpacing w:w="15" w:type="dxa"/>
        </w:trPr>
        <w:tc>
          <w:tcPr>
            <w:tcW w:w="0" w:type="auto"/>
            <w:vAlign w:val="center"/>
            <w:hideMark/>
          </w:tcPr>
          <w:p w14:paraId="3CB5DDC2"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w:t>
            </w:r>
          </w:p>
        </w:tc>
        <w:tc>
          <w:tcPr>
            <w:tcW w:w="0" w:type="auto"/>
            <w:vAlign w:val="center"/>
            <w:hideMark/>
          </w:tcPr>
          <w:p w14:paraId="2809256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brackets</w:t>
            </w:r>
          </w:p>
        </w:tc>
      </w:tr>
      <w:tr w:rsidR="001124EF" w:rsidRPr="001124EF" w14:paraId="71BA299A" w14:textId="77777777" w:rsidTr="001124EF">
        <w:trPr>
          <w:tblCellSpacing w:w="15" w:type="dxa"/>
        </w:trPr>
        <w:tc>
          <w:tcPr>
            <w:tcW w:w="0" w:type="auto"/>
            <w:vAlign w:val="center"/>
            <w:hideMark/>
          </w:tcPr>
          <w:p w14:paraId="1B8B85A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&lt; &gt;</w:t>
            </w:r>
          </w:p>
        </w:tc>
        <w:tc>
          <w:tcPr>
            <w:tcW w:w="0" w:type="auto"/>
            <w:vAlign w:val="center"/>
            <w:hideMark/>
          </w:tcPr>
          <w:p w14:paraId="52932332"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angle brackets</w:t>
            </w:r>
          </w:p>
        </w:tc>
      </w:tr>
      <w:tr w:rsidR="001124EF" w:rsidRPr="001124EF" w14:paraId="67316678" w14:textId="77777777" w:rsidTr="001124EF">
        <w:trPr>
          <w:tblCellSpacing w:w="15" w:type="dxa"/>
        </w:trPr>
        <w:tc>
          <w:tcPr>
            <w:tcW w:w="0" w:type="auto"/>
            <w:vAlign w:val="center"/>
            <w:hideMark/>
          </w:tcPr>
          <w:p w14:paraId="0DDADD21"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w:t>
            </w:r>
          </w:p>
        </w:tc>
        <w:tc>
          <w:tcPr>
            <w:tcW w:w="0" w:type="auto"/>
            <w:vAlign w:val="center"/>
            <w:hideMark/>
          </w:tcPr>
          <w:p w14:paraId="2061E8E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parentheses</w:t>
            </w:r>
          </w:p>
        </w:tc>
      </w:tr>
      <w:tr w:rsidR="001124EF" w:rsidRPr="001124EF" w14:paraId="3F1B9DB2" w14:textId="77777777" w:rsidTr="001124EF">
        <w:trPr>
          <w:tblCellSpacing w:w="15" w:type="dxa"/>
        </w:trPr>
        <w:tc>
          <w:tcPr>
            <w:tcW w:w="0" w:type="auto"/>
            <w:vAlign w:val="center"/>
            <w:hideMark/>
          </w:tcPr>
          <w:p w14:paraId="6D35076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w:t>
            </w:r>
          </w:p>
        </w:tc>
        <w:tc>
          <w:tcPr>
            <w:tcW w:w="0" w:type="auto"/>
            <w:vAlign w:val="center"/>
            <w:hideMark/>
          </w:tcPr>
          <w:p w14:paraId="2669ACE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pound sign</w:t>
            </w:r>
          </w:p>
        </w:tc>
      </w:tr>
      <w:tr w:rsidR="001124EF" w:rsidRPr="001124EF" w14:paraId="59201A43" w14:textId="77777777" w:rsidTr="001124EF">
        <w:trPr>
          <w:tblCellSpacing w:w="15" w:type="dxa"/>
        </w:trPr>
        <w:tc>
          <w:tcPr>
            <w:tcW w:w="0" w:type="auto"/>
            <w:vAlign w:val="center"/>
            <w:hideMark/>
          </w:tcPr>
          <w:p w14:paraId="217D85D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w:t>
            </w:r>
          </w:p>
        </w:tc>
        <w:tc>
          <w:tcPr>
            <w:tcW w:w="0" w:type="auto"/>
            <w:vAlign w:val="center"/>
            <w:hideMark/>
          </w:tcPr>
          <w:p w14:paraId="67844A3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proofErr w:type="gramStart"/>
            <w:r w:rsidRPr="001124EF">
              <w:rPr>
                <w:rFonts w:ascii="Times New Roman" w:eastAsia="Times New Roman" w:hAnsi="Times New Roman" w:cs="Times New Roman"/>
                <w:sz w:val="24"/>
                <w:szCs w:val="24"/>
                <w:lang w:eastAsia="en-IN"/>
              </w:rPr>
              <w:t>plus</w:t>
            </w:r>
            <w:proofErr w:type="gramEnd"/>
            <w:r w:rsidRPr="001124EF">
              <w:rPr>
                <w:rFonts w:ascii="Times New Roman" w:eastAsia="Times New Roman" w:hAnsi="Times New Roman" w:cs="Times New Roman"/>
                <w:sz w:val="24"/>
                <w:szCs w:val="24"/>
                <w:lang w:eastAsia="en-IN"/>
              </w:rPr>
              <w:t xml:space="preserve"> sign</w:t>
            </w:r>
          </w:p>
        </w:tc>
      </w:tr>
      <w:tr w:rsidR="001124EF" w:rsidRPr="001124EF" w14:paraId="6322D47F" w14:textId="77777777" w:rsidTr="001124EF">
        <w:trPr>
          <w:tblCellSpacing w:w="15" w:type="dxa"/>
        </w:trPr>
        <w:tc>
          <w:tcPr>
            <w:tcW w:w="0" w:type="auto"/>
            <w:vAlign w:val="center"/>
            <w:hideMark/>
          </w:tcPr>
          <w:p w14:paraId="3F9C66F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w:t>
            </w:r>
          </w:p>
        </w:tc>
        <w:tc>
          <w:tcPr>
            <w:tcW w:w="0" w:type="auto"/>
            <w:vAlign w:val="center"/>
            <w:hideMark/>
          </w:tcPr>
          <w:p w14:paraId="6E26D769"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minus sign (hyphen)</w:t>
            </w:r>
          </w:p>
        </w:tc>
      </w:tr>
      <w:tr w:rsidR="001124EF" w:rsidRPr="001124EF" w14:paraId="19667A87" w14:textId="77777777" w:rsidTr="001124EF">
        <w:trPr>
          <w:tblCellSpacing w:w="15" w:type="dxa"/>
        </w:trPr>
        <w:tc>
          <w:tcPr>
            <w:tcW w:w="0" w:type="auto"/>
            <w:vAlign w:val="center"/>
            <w:hideMark/>
          </w:tcPr>
          <w:p w14:paraId="4A3F07F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w:t>
            </w:r>
          </w:p>
        </w:tc>
        <w:tc>
          <w:tcPr>
            <w:tcW w:w="0" w:type="auto"/>
            <w:vAlign w:val="center"/>
            <w:hideMark/>
          </w:tcPr>
          <w:p w14:paraId="6F227EC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dot</w:t>
            </w:r>
          </w:p>
        </w:tc>
      </w:tr>
      <w:tr w:rsidR="001124EF" w:rsidRPr="001124EF" w14:paraId="680786DD" w14:textId="77777777" w:rsidTr="001124EF">
        <w:trPr>
          <w:tblCellSpacing w:w="15" w:type="dxa"/>
        </w:trPr>
        <w:tc>
          <w:tcPr>
            <w:tcW w:w="0" w:type="auto"/>
            <w:vAlign w:val="center"/>
            <w:hideMark/>
          </w:tcPr>
          <w:p w14:paraId="0B77459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w:t>
            </w:r>
          </w:p>
        </w:tc>
        <w:tc>
          <w:tcPr>
            <w:tcW w:w="0" w:type="auto"/>
            <w:vAlign w:val="center"/>
            <w:hideMark/>
          </w:tcPr>
          <w:p w14:paraId="79B67731"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exclamation mark</w:t>
            </w:r>
          </w:p>
        </w:tc>
      </w:tr>
      <w:tr w:rsidR="001124EF" w:rsidRPr="001124EF" w14:paraId="56FA8BA9" w14:textId="77777777" w:rsidTr="001124EF">
        <w:trPr>
          <w:tblCellSpacing w:w="15" w:type="dxa"/>
        </w:trPr>
        <w:tc>
          <w:tcPr>
            <w:tcW w:w="0" w:type="auto"/>
            <w:vAlign w:val="center"/>
            <w:hideMark/>
          </w:tcPr>
          <w:p w14:paraId="03CDB411"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w:t>
            </w:r>
          </w:p>
        </w:tc>
        <w:tc>
          <w:tcPr>
            <w:tcW w:w="0" w:type="auto"/>
            <w:vAlign w:val="center"/>
            <w:hideMark/>
          </w:tcPr>
          <w:p w14:paraId="0581933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pipe (see also </w:t>
            </w:r>
            <w:hyperlink r:id="rId32" w:anchor="escaping-pipe-characters-in-tables" w:history="1">
              <w:r w:rsidRPr="001124EF">
                <w:rPr>
                  <w:rFonts w:ascii="Times New Roman" w:eastAsia="Times New Roman" w:hAnsi="Times New Roman" w:cs="Times New Roman"/>
                  <w:color w:val="0000FF"/>
                  <w:sz w:val="24"/>
                  <w:szCs w:val="24"/>
                  <w:u w:val="single"/>
                  <w:lang w:eastAsia="en-IN"/>
                </w:rPr>
                <w:t>escaping pipe in tables</w:t>
              </w:r>
            </w:hyperlink>
            <w:r w:rsidRPr="001124EF">
              <w:rPr>
                <w:rFonts w:ascii="Times New Roman" w:eastAsia="Times New Roman" w:hAnsi="Times New Roman" w:cs="Times New Roman"/>
                <w:sz w:val="24"/>
                <w:szCs w:val="24"/>
                <w:lang w:eastAsia="en-IN"/>
              </w:rPr>
              <w:t>)</w:t>
            </w:r>
          </w:p>
        </w:tc>
      </w:tr>
    </w:tbl>
    <w:p w14:paraId="64CCBFF0"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HTML</w:t>
      </w:r>
    </w:p>
    <w:p w14:paraId="1DEC497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Many Markdown applications allow you to use HTML tags in Markdown-formatted text. This is helpful if you prefer certain HTML tags to Markdown syntax. For example, some people find it easier to use HTML tags for images. Using HTML is also helpful when you need to change the attributes of an element, like specifying the </w:t>
      </w:r>
      <w:hyperlink r:id="rId33" w:anchor="color" w:history="1">
        <w:proofErr w:type="spellStart"/>
        <w:r w:rsidRPr="001124EF">
          <w:rPr>
            <w:rFonts w:ascii="Times New Roman" w:eastAsia="Times New Roman" w:hAnsi="Times New Roman" w:cs="Times New Roman"/>
            <w:color w:val="0000FF"/>
            <w:sz w:val="24"/>
            <w:szCs w:val="24"/>
            <w:u w:val="single"/>
            <w:lang w:eastAsia="en-IN"/>
          </w:rPr>
          <w:t>color</w:t>
        </w:r>
        <w:proofErr w:type="spellEnd"/>
        <w:r w:rsidRPr="001124EF">
          <w:rPr>
            <w:rFonts w:ascii="Times New Roman" w:eastAsia="Times New Roman" w:hAnsi="Times New Roman" w:cs="Times New Roman"/>
            <w:color w:val="0000FF"/>
            <w:sz w:val="24"/>
            <w:szCs w:val="24"/>
            <w:u w:val="single"/>
            <w:lang w:eastAsia="en-IN"/>
          </w:rPr>
          <w:t xml:space="preserve"> of text</w:t>
        </w:r>
      </w:hyperlink>
      <w:r w:rsidRPr="001124EF">
        <w:rPr>
          <w:rFonts w:ascii="Times New Roman" w:eastAsia="Times New Roman" w:hAnsi="Times New Roman" w:cs="Times New Roman"/>
          <w:sz w:val="24"/>
          <w:szCs w:val="24"/>
          <w:lang w:eastAsia="en-IN"/>
        </w:rPr>
        <w:t xml:space="preserve"> or changing the width of an image.</w:t>
      </w:r>
    </w:p>
    <w:p w14:paraId="0CCADD3B"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use HTML, place the tags in the text of your Markdown-formatted file.</w:t>
      </w:r>
    </w:p>
    <w:p w14:paraId="5D95DE1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This **word** is bold. This &lt;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&gt;word&lt;/</w:t>
      </w:r>
      <w:proofErr w:type="spellStart"/>
      <w:r w:rsidRPr="001124EF">
        <w:rPr>
          <w:rFonts w:ascii="Courier New" w:eastAsia="Times New Roman" w:hAnsi="Courier New" w:cs="Courier New"/>
          <w:sz w:val="20"/>
          <w:lang w:eastAsia="en-IN"/>
        </w:rPr>
        <w:t>em</w:t>
      </w:r>
      <w:proofErr w:type="spellEnd"/>
      <w:r w:rsidRPr="001124EF">
        <w:rPr>
          <w:rFonts w:ascii="Courier New" w:eastAsia="Times New Roman" w:hAnsi="Courier New" w:cs="Courier New"/>
          <w:sz w:val="20"/>
          <w:lang w:eastAsia="en-IN"/>
        </w:rPr>
        <w:t>&gt; is italic.</w:t>
      </w:r>
    </w:p>
    <w:p w14:paraId="597651B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2B2A34F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This </w:t>
      </w:r>
      <w:r w:rsidRPr="001124EF">
        <w:rPr>
          <w:rFonts w:ascii="Times New Roman" w:eastAsia="Times New Roman" w:hAnsi="Times New Roman" w:cs="Times New Roman"/>
          <w:b/>
          <w:bCs/>
          <w:sz w:val="24"/>
          <w:szCs w:val="24"/>
          <w:lang w:eastAsia="en-IN"/>
        </w:rPr>
        <w:t>word</w:t>
      </w:r>
      <w:r w:rsidRPr="001124EF">
        <w:rPr>
          <w:rFonts w:ascii="Times New Roman" w:eastAsia="Times New Roman" w:hAnsi="Times New Roman" w:cs="Times New Roman"/>
          <w:sz w:val="24"/>
          <w:szCs w:val="24"/>
          <w:lang w:eastAsia="en-IN"/>
        </w:rPr>
        <w:t xml:space="preserve"> is bold. This </w:t>
      </w:r>
      <w:r w:rsidRPr="001124EF">
        <w:rPr>
          <w:rFonts w:ascii="Times New Roman" w:eastAsia="Times New Roman" w:hAnsi="Times New Roman" w:cs="Times New Roman"/>
          <w:i/>
          <w:iCs/>
          <w:sz w:val="24"/>
          <w:szCs w:val="24"/>
          <w:lang w:eastAsia="en-IN"/>
        </w:rPr>
        <w:t>word</w:t>
      </w:r>
      <w:r w:rsidRPr="001124EF">
        <w:rPr>
          <w:rFonts w:ascii="Times New Roman" w:eastAsia="Times New Roman" w:hAnsi="Times New Roman" w:cs="Times New Roman"/>
          <w:sz w:val="24"/>
          <w:szCs w:val="24"/>
          <w:lang w:eastAsia="en-IN"/>
        </w:rPr>
        <w:t xml:space="preserve"> is italic.</w:t>
      </w:r>
    </w:p>
    <w:p w14:paraId="0D3E02BB"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HTML Best Practices</w:t>
      </w:r>
    </w:p>
    <w:p w14:paraId="1EFB791B"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For security reasons, not all Markdown applications support HTML in Markdown documents. When in doubt, check your Markdown application’s documentation. Some applications support only a subset of HTML tags.</w:t>
      </w:r>
    </w:p>
    <w:p w14:paraId="3061CAFD"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Use blank lines to separate block-level HTML elements like </w:t>
      </w:r>
      <w:r w:rsidRPr="001124EF">
        <w:rPr>
          <w:rFonts w:ascii="Courier New" w:eastAsia="Times New Roman" w:hAnsi="Courier New" w:cs="Courier New"/>
          <w:sz w:val="20"/>
          <w:lang w:eastAsia="en-IN"/>
        </w:rPr>
        <w:t>&lt;div&gt;</w:t>
      </w:r>
      <w:r w:rsidRPr="001124EF">
        <w:rPr>
          <w:rFonts w:ascii="Times New Roman" w:eastAsia="Times New Roman" w:hAnsi="Times New Roman" w:cs="Times New Roman"/>
          <w:sz w:val="24"/>
          <w:szCs w:val="24"/>
          <w:lang w:eastAsia="en-IN"/>
        </w:rPr>
        <w:t xml:space="preserve">, </w:t>
      </w:r>
      <w:r w:rsidRPr="001124EF">
        <w:rPr>
          <w:rFonts w:ascii="Courier New" w:eastAsia="Times New Roman" w:hAnsi="Courier New" w:cs="Courier New"/>
          <w:sz w:val="20"/>
          <w:lang w:eastAsia="en-IN"/>
        </w:rPr>
        <w:t>&lt;table&gt;</w:t>
      </w:r>
      <w:r w:rsidRPr="001124EF">
        <w:rPr>
          <w:rFonts w:ascii="Times New Roman" w:eastAsia="Times New Roman" w:hAnsi="Times New Roman" w:cs="Times New Roman"/>
          <w:sz w:val="24"/>
          <w:szCs w:val="24"/>
          <w:lang w:eastAsia="en-IN"/>
        </w:rPr>
        <w:t xml:space="preserve">, </w:t>
      </w:r>
      <w:r w:rsidRPr="001124EF">
        <w:rPr>
          <w:rFonts w:ascii="Courier New" w:eastAsia="Times New Roman" w:hAnsi="Courier New" w:cs="Courier New"/>
          <w:sz w:val="20"/>
          <w:lang w:eastAsia="en-IN"/>
        </w:rPr>
        <w:t>&lt;pre&gt;</w:t>
      </w:r>
      <w:r w:rsidRPr="001124EF">
        <w:rPr>
          <w:rFonts w:ascii="Times New Roman" w:eastAsia="Times New Roman" w:hAnsi="Times New Roman" w:cs="Times New Roman"/>
          <w:sz w:val="24"/>
          <w:szCs w:val="24"/>
          <w:lang w:eastAsia="en-IN"/>
        </w:rPr>
        <w:t xml:space="preserve">, and </w:t>
      </w:r>
      <w:r w:rsidRPr="001124EF">
        <w:rPr>
          <w:rFonts w:ascii="Courier New" w:eastAsia="Times New Roman" w:hAnsi="Courier New" w:cs="Courier New"/>
          <w:sz w:val="20"/>
          <w:lang w:eastAsia="en-IN"/>
        </w:rPr>
        <w:t>&lt;p&gt;</w:t>
      </w:r>
      <w:r w:rsidRPr="001124EF">
        <w:rPr>
          <w:rFonts w:ascii="Times New Roman" w:eastAsia="Times New Roman" w:hAnsi="Times New Roman" w:cs="Times New Roman"/>
          <w:sz w:val="24"/>
          <w:szCs w:val="24"/>
          <w:lang w:eastAsia="en-IN"/>
        </w:rPr>
        <w:t xml:space="preserve"> from the surrounding content. Try not to indent the tags with tabs or spaces — that can interfere with the formatting.</w:t>
      </w:r>
    </w:p>
    <w:p w14:paraId="32B51F0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You can’t use Markdown syntax inside block-level HTML tags. For example, </w:t>
      </w:r>
      <w:r w:rsidRPr="001124EF">
        <w:rPr>
          <w:rFonts w:ascii="Courier New" w:eastAsia="Times New Roman" w:hAnsi="Courier New" w:cs="Courier New"/>
          <w:sz w:val="20"/>
          <w:lang w:eastAsia="en-IN"/>
        </w:rPr>
        <w:t>&lt;p&gt;italic and **bold**&lt;/p&gt;</w:t>
      </w:r>
      <w:r w:rsidRPr="001124EF">
        <w:rPr>
          <w:rFonts w:ascii="Times New Roman" w:eastAsia="Times New Roman" w:hAnsi="Times New Roman" w:cs="Times New Roman"/>
          <w:sz w:val="24"/>
          <w:szCs w:val="24"/>
          <w:lang w:eastAsia="en-IN"/>
        </w:rPr>
        <w:t xml:space="preserve"> won’t work.</w:t>
      </w:r>
    </w:p>
    <w:p w14:paraId="597A3997" w14:textId="77777777" w:rsidR="001124EF" w:rsidRPr="001124EF" w:rsidRDefault="001124EF" w:rsidP="001124E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124EF">
        <w:rPr>
          <w:rFonts w:ascii="Times New Roman" w:eastAsia="Times New Roman" w:hAnsi="Times New Roman" w:cs="Times New Roman"/>
          <w:b/>
          <w:bCs/>
          <w:kern w:val="36"/>
          <w:sz w:val="48"/>
          <w:szCs w:val="48"/>
          <w:lang w:eastAsia="en-IN"/>
        </w:rPr>
        <w:t>Markdown Cheat Sheet</w:t>
      </w:r>
    </w:p>
    <w:p w14:paraId="41004A8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A quick reference to the Markdown syntax.</w:t>
      </w:r>
    </w:p>
    <w:p w14:paraId="4337A30A"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Overview</w:t>
      </w:r>
    </w:p>
    <w:p w14:paraId="48767E7D"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This Markdown cheat sheet provides a quick overview of all the Markdown syntax elements. It can’t cover every edge case, so if you need more information about any of these elements, refer to the reference guides for </w:t>
      </w:r>
      <w:hyperlink r:id="rId34" w:history="1">
        <w:r w:rsidRPr="001124EF">
          <w:rPr>
            <w:rFonts w:ascii="Times New Roman" w:eastAsia="Times New Roman" w:hAnsi="Times New Roman" w:cs="Times New Roman"/>
            <w:color w:val="0000FF"/>
            <w:sz w:val="24"/>
            <w:szCs w:val="24"/>
            <w:u w:val="single"/>
            <w:lang w:eastAsia="en-IN"/>
          </w:rPr>
          <w:t>basic syntax</w:t>
        </w:r>
      </w:hyperlink>
      <w:r w:rsidRPr="001124EF">
        <w:rPr>
          <w:rFonts w:ascii="Times New Roman" w:eastAsia="Times New Roman" w:hAnsi="Times New Roman" w:cs="Times New Roman"/>
          <w:sz w:val="24"/>
          <w:szCs w:val="24"/>
          <w:lang w:eastAsia="en-IN"/>
        </w:rPr>
        <w:t xml:space="preserve"> and </w:t>
      </w:r>
      <w:hyperlink r:id="rId35" w:history="1">
        <w:r w:rsidRPr="001124EF">
          <w:rPr>
            <w:rFonts w:ascii="Times New Roman" w:eastAsia="Times New Roman" w:hAnsi="Times New Roman" w:cs="Times New Roman"/>
            <w:color w:val="0000FF"/>
            <w:sz w:val="24"/>
            <w:szCs w:val="24"/>
            <w:u w:val="single"/>
            <w:lang w:eastAsia="en-IN"/>
          </w:rPr>
          <w:t>extended syntax</w:t>
        </w:r>
      </w:hyperlink>
      <w:r w:rsidRPr="001124EF">
        <w:rPr>
          <w:rFonts w:ascii="Times New Roman" w:eastAsia="Times New Roman" w:hAnsi="Times New Roman" w:cs="Times New Roman"/>
          <w:sz w:val="24"/>
          <w:szCs w:val="24"/>
          <w:lang w:eastAsia="en-IN"/>
        </w:rPr>
        <w:t>.</w:t>
      </w:r>
    </w:p>
    <w:p w14:paraId="04DF62AC"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Basic Syntax</w:t>
      </w:r>
    </w:p>
    <w:p w14:paraId="08D90B1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These are the elements outlined in John Gruber’s original design document. All Markdown applications support these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3916"/>
      </w:tblGrid>
      <w:tr w:rsidR="001124EF" w:rsidRPr="001124EF" w14:paraId="1097D77B" w14:textId="77777777" w:rsidTr="001124EF">
        <w:trPr>
          <w:tblHeader/>
          <w:tblCellSpacing w:w="15" w:type="dxa"/>
        </w:trPr>
        <w:tc>
          <w:tcPr>
            <w:tcW w:w="0" w:type="auto"/>
            <w:vAlign w:val="center"/>
            <w:hideMark/>
          </w:tcPr>
          <w:p w14:paraId="098C654E"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Element</w:t>
            </w:r>
          </w:p>
        </w:tc>
        <w:tc>
          <w:tcPr>
            <w:tcW w:w="0" w:type="auto"/>
            <w:vAlign w:val="center"/>
            <w:hideMark/>
          </w:tcPr>
          <w:p w14:paraId="6A1707EC"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 Syntax</w:t>
            </w:r>
          </w:p>
        </w:tc>
      </w:tr>
      <w:tr w:rsidR="001124EF" w:rsidRPr="001124EF" w14:paraId="147B490C" w14:textId="77777777" w:rsidTr="001124EF">
        <w:trPr>
          <w:tblCellSpacing w:w="15" w:type="dxa"/>
        </w:trPr>
        <w:tc>
          <w:tcPr>
            <w:tcW w:w="0" w:type="auto"/>
            <w:vAlign w:val="center"/>
            <w:hideMark/>
          </w:tcPr>
          <w:p w14:paraId="2C324EF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36" w:anchor="headings" w:history="1">
              <w:r w:rsidRPr="001124EF">
                <w:rPr>
                  <w:rFonts w:ascii="Times New Roman" w:eastAsia="Times New Roman" w:hAnsi="Times New Roman" w:cs="Times New Roman"/>
                  <w:color w:val="0000FF"/>
                  <w:sz w:val="24"/>
                  <w:szCs w:val="24"/>
                  <w:u w:val="single"/>
                  <w:lang w:eastAsia="en-IN"/>
                </w:rPr>
                <w:t>Heading</w:t>
              </w:r>
            </w:hyperlink>
          </w:p>
        </w:tc>
        <w:tc>
          <w:tcPr>
            <w:tcW w:w="0" w:type="auto"/>
            <w:vAlign w:val="center"/>
            <w:hideMark/>
          </w:tcPr>
          <w:p w14:paraId="210D40CA"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H1</w:t>
            </w:r>
            <w:r w:rsidRPr="001124EF">
              <w:rPr>
                <w:rFonts w:ascii="Courier New" w:eastAsia="Times New Roman" w:hAnsi="Courier New" w:cs="Courier New"/>
                <w:sz w:val="20"/>
                <w:lang w:eastAsia="en-IN"/>
              </w:rPr>
              <w:br/>
              <w:t>## H2</w:t>
            </w:r>
            <w:r w:rsidRPr="001124EF">
              <w:rPr>
                <w:rFonts w:ascii="Courier New" w:eastAsia="Times New Roman" w:hAnsi="Courier New" w:cs="Courier New"/>
                <w:sz w:val="20"/>
                <w:lang w:eastAsia="en-IN"/>
              </w:rPr>
              <w:br/>
              <w:t>### H3</w:t>
            </w:r>
          </w:p>
        </w:tc>
      </w:tr>
      <w:tr w:rsidR="001124EF" w:rsidRPr="001124EF" w14:paraId="76B8E3B1" w14:textId="77777777" w:rsidTr="001124EF">
        <w:trPr>
          <w:tblCellSpacing w:w="15" w:type="dxa"/>
        </w:trPr>
        <w:tc>
          <w:tcPr>
            <w:tcW w:w="0" w:type="auto"/>
            <w:vAlign w:val="center"/>
            <w:hideMark/>
          </w:tcPr>
          <w:p w14:paraId="58AE05A8"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37" w:anchor="bold" w:history="1">
              <w:r w:rsidRPr="001124EF">
                <w:rPr>
                  <w:rFonts w:ascii="Times New Roman" w:eastAsia="Times New Roman" w:hAnsi="Times New Roman" w:cs="Times New Roman"/>
                  <w:color w:val="0000FF"/>
                  <w:sz w:val="24"/>
                  <w:szCs w:val="24"/>
                  <w:u w:val="single"/>
                  <w:lang w:eastAsia="en-IN"/>
                </w:rPr>
                <w:t>Bold</w:t>
              </w:r>
            </w:hyperlink>
          </w:p>
        </w:tc>
        <w:tc>
          <w:tcPr>
            <w:tcW w:w="0" w:type="auto"/>
            <w:vAlign w:val="center"/>
            <w:hideMark/>
          </w:tcPr>
          <w:p w14:paraId="271BF5F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**bold text**</w:t>
            </w:r>
          </w:p>
        </w:tc>
      </w:tr>
      <w:tr w:rsidR="001124EF" w:rsidRPr="001124EF" w14:paraId="7DDF56F6" w14:textId="77777777" w:rsidTr="001124EF">
        <w:trPr>
          <w:tblCellSpacing w:w="15" w:type="dxa"/>
        </w:trPr>
        <w:tc>
          <w:tcPr>
            <w:tcW w:w="0" w:type="auto"/>
            <w:vAlign w:val="center"/>
            <w:hideMark/>
          </w:tcPr>
          <w:p w14:paraId="2E03F603"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38" w:anchor="italic" w:history="1">
              <w:r w:rsidRPr="001124EF">
                <w:rPr>
                  <w:rFonts w:ascii="Times New Roman" w:eastAsia="Times New Roman" w:hAnsi="Times New Roman" w:cs="Times New Roman"/>
                  <w:color w:val="0000FF"/>
                  <w:sz w:val="24"/>
                  <w:szCs w:val="24"/>
                  <w:u w:val="single"/>
                  <w:lang w:eastAsia="en-IN"/>
                </w:rPr>
                <w:t>Italic</w:t>
              </w:r>
            </w:hyperlink>
          </w:p>
        </w:tc>
        <w:tc>
          <w:tcPr>
            <w:tcW w:w="0" w:type="auto"/>
            <w:vAlign w:val="center"/>
            <w:hideMark/>
          </w:tcPr>
          <w:p w14:paraId="69019C8A"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w:t>
            </w:r>
            <w:proofErr w:type="gramStart"/>
            <w:r w:rsidRPr="001124EF">
              <w:rPr>
                <w:rFonts w:ascii="Courier New" w:eastAsia="Times New Roman" w:hAnsi="Courier New" w:cs="Courier New"/>
                <w:sz w:val="20"/>
                <w:lang w:eastAsia="en-IN"/>
              </w:rPr>
              <w:t>italicized</w:t>
            </w:r>
            <w:proofErr w:type="gramEnd"/>
            <w:r w:rsidRPr="001124EF">
              <w:rPr>
                <w:rFonts w:ascii="Courier New" w:eastAsia="Times New Roman" w:hAnsi="Courier New" w:cs="Courier New"/>
                <w:sz w:val="20"/>
                <w:lang w:eastAsia="en-IN"/>
              </w:rPr>
              <w:t xml:space="preserve"> text*</w:t>
            </w:r>
          </w:p>
        </w:tc>
      </w:tr>
      <w:tr w:rsidR="001124EF" w:rsidRPr="001124EF" w14:paraId="3297F61A" w14:textId="77777777" w:rsidTr="001124EF">
        <w:trPr>
          <w:tblCellSpacing w:w="15" w:type="dxa"/>
        </w:trPr>
        <w:tc>
          <w:tcPr>
            <w:tcW w:w="0" w:type="auto"/>
            <w:vAlign w:val="center"/>
            <w:hideMark/>
          </w:tcPr>
          <w:p w14:paraId="7C180CBB"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39" w:anchor="blockquotes-1" w:history="1">
              <w:r w:rsidRPr="001124EF">
                <w:rPr>
                  <w:rFonts w:ascii="Times New Roman" w:eastAsia="Times New Roman" w:hAnsi="Times New Roman" w:cs="Times New Roman"/>
                  <w:color w:val="0000FF"/>
                  <w:sz w:val="24"/>
                  <w:szCs w:val="24"/>
                  <w:u w:val="single"/>
                  <w:lang w:eastAsia="en-IN"/>
                </w:rPr>
                <w:t>Blockquote</w:t>
              </w:r>
            </w:hyperlink>
          </w:p>
        </w:tc>
        <w:tc>
          <w:tcPr>
            <w:tcW w:w="0" w:type="auto"/>
            <w:vAlign w:val="center"/>
            <w:hideMark/>
          </w:tcPr>
          <w:p w14:paraId="41AD5B6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&gt; blockquote</w:t>
            </w:r>
          </w:p>
        </w:tc>
      </w:tr>
      <w:tr w:rsidR="001124EF" w:rsidRPr="001124EF" w14:paraId="4DFE1B44" w14:textId="77777777" w:rsidTr="001124EF">
        <w:trPr>
          <w:tblCellSpacing w:w="15" w:type="dxa"/>
        </w:trPr>
        <w:tc>
          <w:tcPr>
            <w:tcW w:w="0" w:type="auto"/>
            <w:vAlign w:val="center"/>
            <w:hideMark/>
          </w:tcPr>
          <w:p w14:paraId="0AC91712"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40" w:anchor="ordered-lists" w:history="1">
              <w:r w:rsidRPr="001124EF">
                <w:rPr>
                  <w:rFonts w:ascii="Times New Roman" w:eastAsia="Times New Roman" w:hAnsi="Times New Roman" w:cs="Times New Roman"/>
                  <w:color w:val="0000FF"/>
                  <w:sz w:val="24"/>
                  <w:szCs w:val="24"/>
                  <w:u w:val="single"/>
                  <w:lang w:eastAsia="en-IN"/>
                </w:rPr>
                <w:t>Ordered List</w:t>
              </w:r>
            </w:hyperlink>
          </w:p>
        </w:tc>
        <w:tc>
          <w:tcPr>
            <w:tcW w:w="0" w:type="auto"/>
            <w:vAlign w:val="center"/>
            <w:hideMark/>
          </w:tcPr>
          <w:p w14:paraId="5F86B5E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1. First item</w:t>
            </w:r>
            <w:r w:rsidRPr="001124EF">
              <w:rPr>
                <w:rFonts w:ascii="Courier New" w:eastAsia="Times New Roman" w:hAnsi="Courier New" w:cs="Courier New"/>
                <w:sz w:val="20"/>
                <w:lang w:eastAsia="en-IN"/>
              </w:rPr>
              <w:br/>
              <w:t>2. Second item</w:t>
            </w:r>
            <w:r w:rsidRPr="001124EF">
              <w:rPr>
                <w:rFonts w:ascii="Courier New" w:eastAsia="Times New Roman" w:hAnsi="Courier New" w:cs="Courier New"/>
                <w:sz w:val="20"/>
                <w:lang w:eastAsia="en-IN"/>
              </w:rPr>
              <w:br/>
              <w:t>3. Third item</w:t>
            </w:r>
          </w:p>
        </w:tc>
      </w:tr>
      <w:tr w:rsidR="001124EF" w:rsidRPr="001124EF" w14:paraId="0283FC5B" w14:textId="77777777" w:rsidTr="001124EF">
        <w:trPr>
          <w:tblCellSpacing w:w="15" w:type="dxa"/>
        </w:trPr>
        <w:tc>
          <w:tcPr>
            <w:tcW w:w="0" w:type="auto"/>
            <w:vAlign w:val="center"/>
            <w:hideMark/>
          </w:tcPr>
          <w:p w14:paraId="2868D533"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41" w:anchor="unordered-lists" w:history="1">
              <w:r w:rsidRPr="001124EF">
                <w:rPr>
                  <w:rFonts w:ascii="Times New Roman" w:eastAsia="Times New Roman" w:hAnsi="Times New Roman" w:cs="Times New Roman"/>
                  <w:color w:val="0000FF"/>
                  <w:sz w:val="24"/>
                  <w:szCs w:val="24"/>
                  <w:u w:val="single"/>
                  <w:lang w:eastAsia="en-IN"/>
                </w:rPr>
                <w:t>Unordered List</w:t>
              </w:r>
            </w:hyperlink>
          </w:p>
        </w:tc>
        <w:tc>
          <w:tcPr>
            <w:tcW w:w="0" w:type="auto"/>
            <w:vAlign w:val="center"/>
            <w:hideMark/>
          </w:tcPr>
          <w:p w14:paraId="58C7C2AB"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First item</w:t>
            </w:r>
            <w:r w:rsidRPr="001124EF">
              <w:rPr>
                <w:rFonts w:ascii="Courier New" w:eastAsia="Times New Roman" w:hAnsi="Courier New" w:cs="Courier New"/>
                <w:sz w:val="20"/>
                <w:lang w:eastAsia="en-IN"/>
              </w:rPr>
              <w:br/>
              <w:t>- Second item</w:t>
            </w:r>
            <w:r w:rsidRPr="001124EF">
              <w:rPr>
                <w:rFonts w:ascii="Courier New" w:eastAsia="Times New Roman" w:hAnsi="Courier New" w:cs="Courier New"/>
                <w:sz w:val="20"/>
                <w:lang w:eastAsia="en-IN"/>
              </w:rPr>
              <w:br/>
              <w:t>- Third item</w:t>
            </w:r>
          </w:p>
        </w:tc>
      </w:tr>
      <w:tr w:rsidR="001124EF" w:rsidRPr="001124EF" w14:paraId="067E5D1F" w14:textId="77777777" w:rsidTr="001124EF">
        <w:trPr>
          <w:tblCellSpacing w:w="15" w:type="dxa"/>
        </w:trPr>
        <w:tc>
          <w:tcPr>
            <w:tcW w:w="0" w:type="auto"/>
            <w:vAlign w:val="center"/>
            <w:hideMark/>
          </w:tcPr>
          <w:p w14:paraId="1C74E78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42" w:anchor="code" w:history="1">
              <w:r w:rsidRPr="001124EF">
                <w:rPr>
                  <w:rFonts w:ascii="Times New Roman" w:eastAsia="Times New Roman" w:hAnsi="Times New Roman" w:cs="Times New Roman"/>
                  <w:color w:val="0000FF"/>
                  <w:sz w:val="24"/>
                  <w:szCs w:val="24"/>
                  <w:u w:val="single"/>
                  <w:lang w:eastAsia="en-IN"/>
                </w:rPr>
                <w:t>Code</w:t>
              </w:r>
            </w:hyperlink>
          </w:p>
        </w:tc>
        <w:tc>
          <w:tcPr>
            <w:tcW w:w="0" w:type="auto"/>
            <w:vAlign w:val="center"/>
            <w:hideMark/>
          </w:tcPr>
          <w:p w14:paraId="4BE40AC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`code`</w:t>
            </w:r>
          </w:p>
        </w:tc>
      </w:tr>
      <w:tr w:rsidR="001124EF" w:rsidRPr="001124EF" w14:paraId="3553FAD2" w14:textId="77777777" w:rsidTr="001124EF">
        <w:trPr>
          <w:tblCellSpacing w:w="15" w:type="dxa"/>
        </w:trPr>
        <w:tc>
          <w:tcPr>
            <w:tcW w:w="0" w:type="auto"/>
            <w:vAlign w:val="center"/>
            <w:hideMark/>
          </w:tcPr>
          <w:p w14:paraId="38C72629"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43" w:anchor="horizontal-rules" w:history="1">
              <w:r w:rsidRPr="001124EF">
                <w:rPr>
                  <w:rFonts w:ascii="Times New Roman" w:eastAsia="Times New Roman" w:hAnsi="Times New Roman" w:cs="Times New Roman"/>
                  <w:color w:val="0000FF"/>
                  <w:sz w:val="24"/>
                  <w:szCs w:val="24"/>
                  <w:u w:val="single"/>
                  <w:lang w:eastAsia="en-IN"/>
                </w:rPr>
                <w:t>Horizontal Rule</w:t>
              </w:r>
            </w:hyperlink>
          </w:p>
        </w:tc>
        <w:tc>
          <w:tcPr>
            <w:tcW w:w="0" w:type="auto"/>
            <w:vAlign w:val="center"/>
            <w:hideMark/>
          </w:tcPr>
          <w:p w14:paraId="4B0FB9B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w:t>
            </w:r>
          </w:p>
        </w:tc>
      </w:tr>
      <w:tr w:rsidR="001124EF" w:rsidRPr="001124EF" w14:paraId="4584689B" w14:textId="77777777" w:rsidTr="001124EF">
        <w:trPr>
          <w:tblCellSpacing w:w="15" w:type="dxa"/>
        </w:trPr>
        <w:tc>
          <w:tcPr>
            <w:tcW w:w="0" w:type="auto"/>
            <w:vAlign w:val="center"/>
            <w:hideMark/>
          </w:tcPr>
          <w:p w14:paraId="71CA0841"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44" w:anchor="links" w:history="1">
              <w:r w:rsidRPr="001124EF">
                <w:rPr>
                  <w:rFonts w:ascii="Times New Roman" w:eastAsia="Times New Roman" w:hAnsi="Times New Roman" w:cs="Times New Roman"/>
                  <w:color w:val="0000FF"/>
                  <w:sz w:val="24"/>
                  <w:szCs w:val="24"/>
                  <w:u w:val="single"/>
                  <w:lang w:eastAsia="en-IN"/>
                </w:rPr>
                <w:t>Link</w:t>
              </w:r>
            </w:hyperlink>
          </w:p>
        </w:tc>
        <w:tc>
          <w:tcPr>
            <w:tcW w:w="0" w:type="auto"/>
            <w:vAlign w:val="center"/>
            <w:hideMark/>
          </w:tcPr>
          <w:p w14:paraId="6EAB87C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[title](https://www.example.com)</w:t>
            </w:r>
          </w:p>
        </w:tc>
      </w:tr>
      <w:tr w:rsidR="001124EF" w:rsidRPr="001124EF" w14:paraId="57BB74A8" w14:textId="77777777" w:rsidTr="001124EF">
        <w:trPr>
          <w:tblCellSpacing w:w="15" w:type="dxa"/>
        </w:trPr>
        <w:tc>
          <w:tcPr>
            <w:tcW w:w="0" w:type="auto"/>
            <w:vAlign w:val="center"/>
            <w:hideMark/>
          </w:tcPr>
          <w:p w14:paraId="03ADECA3"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45" w:anchor="images-1" w:history="1">
              <w:r w:rsidRPr="001124EF">
                <w:rPr>
                  <w:rFonts w:ascii="Times New Roman" w:eastAsia="Times New Roman" w:hAnsi="Times New Roman" w:cs="Times New Roman"/>
                  <w:color w:val="0000FF"/>
                  <w:sz w:val="24"/>
                  <w:szCs w:val="24"/>
                  <w:u w:val="single"/>
                  <w:lang w:eastAsia="en-IN"/>
                </w:rPr>
                <w:t>Image</w:t>
              </w:r>
            </w:hyperlink>
          </w:p>
        </w:tc>
        <w:tc>
          <w:tcPr>
            <w:tcW w:w="0" w:type="auto"/>
            <w:vAlign w:val="center"/>
            <w:hideMark/>
          </w:tcPr>
          <w:p w14:paraId="425BD306"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proofErr w:type="gramStart"/>
            <w:r w:rsidRPr="001124EF">
              <w:rPr>
                <w:rFonts w:ascii="Courier New" w:eastAsia="Times New Roman" w:hAnsi="Courier New" w:cs="Courier New"/>
                <w:sz w:val="20"/>
                <w:lang w:eastAsia="en-IN"/>
              </w:rPr>
              <w:t>![</w:t>
            </w:r>
            <w:proofErr w:type="gramEnd"/>
            <w:r w:rsidRPr="001124EF">
              <w:rPr>
                <w:rFonts w:ascii="Courier New" w:eastAsia="Times New Roman" w:hAnsi="Courier New" w:cs="Courier New"/>
                <w:sz w:val="20"/>
                <w:lang w:eastAsia="en-IN"/>
              </w:rPr>
              <w:t>alt text](image.jpg)</w:t>
            </w:r>
          </w:p>
        </w:tc>
      </w:tr>
    </w:tbl>
    <w:p w14:paraId="4D7724F3"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Extended Syntax</w:t>
      </w:r>
    </w:p>
    <w:p w14:paraId="6ED168E6"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These elements extend the basic syntax by adding additional features. Not all Markdown applications support these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0"/>
        <w:gridCol w:w="5626"/>
      </w:tblGrid>
      <w:tr w:rsidR="001124EF" w:rsidRPr="001124EF" w14:paraId="78A1516B" w14:textId="77777777" w:rsidTr="001124EF">
        <w:trPr>
          <w:tblHeader/>
          <w:tblCellSpacing w:w="15" w:type="dxa"/>
        </w:trPr>
        <w:tc>
          <w:tcPr>
            <w:tcW w:w="0" w:type="auto"/>
            <w:vAlign w:val="center"/>
            <w:hideMark/>
          </w:tcPr>
          <w:p w14:paraId="72B22B99"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Element</w:t>
            </w:r>
          </w:p>
        </w:tc>
        <w:tc>
          <w:tcPr>
            <w:tcW w:w="0" w:type="auto"/>
            <w:vAlign w:val="center"/>
            <w:hideMark/>
          </w:tcPr>
          <w:p w14:paraId="383F8A16"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 Syntax</w:t>
            </w:r>
          </w:p>
        </w:tc>
      </w:tr>
      <w:tr w:rsidR="001124EF" w:rsidRPr="001124EF" w14:paraId="082EE476" w14:textId="77777777" w:rsidTr="001124EF">
        <w:trPr>
          <w:tblCellSpacing w:w="15" w:type="dxa"/>
        </w:trPr>
        <w:tc>
          <w:tcPr>
            <w:tcW w:w="0" w:type="auto"/>
            <w:vAlign w:val="center"/>
            <w:hideMark/>
          </w:tcPr>
          <w:p w14:paraId="5FBD777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46" w:anchor="tables" w:history="1">
              <w:r w:rsidRPr="001124EF">
                <w:rPr>
                  <w:rFonts w:ascii="Times New Roman" w:eastAsia="Times New Roman" w:hAnsi="Times New Roman" w:cs="Times New Roman"/>
                  <w:color w:val="0000FF"/>
                  <w:sz w:val="24"/>
                  <w:szCs w:val="24"/>
                  <w:u w:val="single"/>
                  <w:lang w:eastAsia="en-IN"/>
                </w:rPr>
                <w:t>Table</w:t>
              </w:r>
            </w:hyperlink>
          </w:p>
        </w:tc>
        <w:tc>
          <w:tcPr>
            <w:tcW w:w="0" w:type="auto"/>
            <w:vAlign w:val="center"/>
            <w:hideMark/>
          </w:tcPr>
          <w:p w14:paraId="029E264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Syntax | Description |</w:t>
            </w:r>
            <w:r w:rsidRPr="001124EF">
              <w:rPr>
                <w:rFonts w:ascii="Courier New" w:eastAsia="Times New Roman" w:hAnsi="Courier New" w:cs="Courier New"/>
                <w:sz w:val="20"/>
                <w:lang w:eastAsia="en-IN"/>
              </w:rPr>
              <w:br/>
              <w:t>| ----------- | ----------- |</w:t>
            </w:r>
            <w:r w:rsidRPr="001124EF">
              <w:rPr>
                <w:rFonts w:ascii="Courier New" w:eastAsia="Times New Roman" w:hAnsi="Courier New" w:cs="Courier New"/>
                <w:sz w:val="20"/>
                <w:lang w:eastAsia="en-IN"/>
              </w:rPr>
              <w:br/>
              <w:t>| Header | Title |</w:t>
            </w:r>
            <w:r w:rsidRPr="001124EF">
              <w:rPr>
                <w:rFonts w:ascii="Courier New" w:eastAsia="Times New Roman" w:hAnsi="Courier New" w:cs="Courier New"/>
                <w:sz w:val="20"/>
                <w:lang w:eastAsia="en-IN"/>
              </w:rPr>
              <w:br/>
              <w:t xml:space="preserve">| Paragraph | Text | </w:t>
            </w:r>
          </w:p>
        </w:tc>
      </w:tr>
      <w:tr w:rsidR="001124EF" w:rsidRPr="001124EF" w14:paraId="26ACFADF" w14:textId="77777777" w:rsidTr="001124EF">
        <w:trPr>
          <w:tblCellSpacing w:w="15" w:type="dxa"/>
        </w:trPr>
        <w:tc>
          <w:tcPr>
            <w:tcW w:w="0" w:type="auto"/>
            <w:vAlign w:val="center"/>
            <w:hideMark/>
          </w:tcPr>
          <w:p w14:paraId="09FF299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47" w:anchor="fenced-code-blocks" w:history="1">
              <w:r w:rsidRPr="001124EF">
                <w:rPr>
                  <w:rFonts w:ascii="Times New Roman" w:eastAsia="Times New Roman" w:hAnsi="Times New Roman" w:cs="Times New Roman"/>
                  <w:color w:val="0000FF"/>
                  <w:sz w:val="24"/>
                  <w:szCs w:val="24"/>
                  <w:u w:val="single"/>
                  <w:lang w:eastAsia="en-IN"/>
                </w:rPr>
                <w:t>Fenced Code Block</w:t>
              </w:r>
            </w:hyperlink>
          </w:p>
        </w:tc>
        <w:tc>
          <w:tcPr>
            <w:tcW w:w="0" w:type="auto"/>
            <w:vAlign w:val="center"/>
            <w:hideMark/>
          </w:tcPr>
          <w:p w14:paraId="1CEC0C9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w:t>
            </w:r>
            <w:r w:rsidRPr="001124EF">
              <w:rPr>
                <w:rFonts w:ascii="Courier New" w:eastAsia="Times New Roman" w:hAnsi="Courier New" w:cs="Courier New"/>
                <w:sz w:val="20"/>
                <w:lang w:eastAsia="en-IN"/>
              </w:rPr>
              <w:br/>
              <w:t>{</w:t>
            </w:r>
            <w:r w:rsidRPr="001124EF">
              <w:rPr>
                <w:rFonts w:ascii="Courier New" w:eastAsia="Times New Roman" w:hAnsi="Courier New" w:cs="Courier New"/>
                <w:sz w:val="20"/>
                <w:lang w:eastAsia="en-IN"/>
              </w:rPr>
              <w:br/>
              <w:t>  "</w:t>
            </w:r>
            <w:proofErr w:type="spellStart"/>
            <w:r w:rsidRPr="001124EF">
              <w:rPr>
                <w:rFonts w:ascii="Courier New" w:eastAsia="Times New Roman" w:hAnsi="Courier New" w:cs="Courier New"/>
                <w:sz w:val="20"/>
                <w:lang w:eastAsia="en-IN"/>
              </w:rPr>
              <w:t>firstName</w:t>
            </w:r>
            <w:proofErr w:type="spellEnd"/>
            <w:r w:rsidRPr="001124EF">
              <w:rPr>
                <w:rFonts w:ascii="Courier New" w:eastAsia="Times New Roman" w:hAnsi="Courier New" w:cs="Courier New"/>
                <w:sz w:val="20"/>
                <w:lang w:eastAsia="en-IN"/>
              </w:rPr>
              <w:t>": "John",</w:t>
            </w:r>
            <w:r w:rsidRPr="001124EF">
              <w:rPr>
                <w:rFonts w:ascii="Courier New" w:eastAsia="Times New Roman" w:hAnsi="Courier New" w:cs="Courier New"/>
                <w:sz w:val="20"/>
                <w:lang w:eastAsia="en-IN"/>
              </w:rPr>
              <w:br/>
              <w:t>  "</w:t>
            </w:r>
            <w:proofErr w:type="spellStart"/>
            <w:r w:rsidRPr="001124EF">
              <w:rPr>
                <w:rFonts w:ascii="Courier New" w:eastAsia="Times New Roman" w:hAnsi="Courier New" w:cs="Courier New"/>
                <w:sz w:val="20"/>
                <w:lang w:eastAsia="en-IN"/>
              </w:rPr>
              <w:t>lastName</w:t>
            </w:r>
            <w:proofErr w:type="spellEnd"/>
            <w:r w:rsidRPr="001124EF">
              <w:rPr>
                <w:rFonts w:ascii="Courier New" w:eastAsia="Times New Roman" w:hAnsi="Courier New" w:cs="Courier New"/>
                <w:sz w:val="20"/>
                <w:lang w:eastAsia="en-IN"/>
              </w:rPr>
              <w:t>": "Smith",</w:t>
            </w:r>
            <w:r w:rsidRPr="001124EF">
              <w:rPr>
                <w:rFonts w:ascii="Courier New" w:eastAsia="Times New Roman" w:hAnsi="Courier New" w:cs="Courier New"/>
                <w:sz w:val="20"/>
                <w:lang w:eastAsia="en-IN"/>
              </w:rPr>
              <w:br/>
              <w:t>  "age": 25</w:t>
            </w:r>
            <w:r w:rsidRPr="001124EF">
              <w:rPr>
                <w:rFonts w:ascii="Courier New" w:eastAsia="Times New Roman" w:hAnsi="Courier New" w:cs="Courier New"/>
                <w:sz w:val="20"/>
                <w:lang w:eastAsia="en-IN"/>
              </w:rPr>
              <w:br/>
              <w:t>}</w:t>
            </w:r>
            <w:r w:rsidRPr="001124EF">
              <w:rPr>
                <w:rFonts w:ascii="Courier New" w:eastAsia="Times New Roman" w:hAnsi="Courier New" w:cs="Courier New"/>
                <w:sz w:val="20"/>
                <w:lang w:eastAsia="en-IN"/>
              </w:rPr>
              <w:br/>
              <w:t xml:space="preserve">``` </w:t>
            </w:r>
          </w:p>
        </w:tc>
      </w:tr>
      <w:tr w:rsidR="001124EF" w:rsidRPr="001124EF" w14:paraId="5E486EF9" w14:textId="77777777" w:rsidTr="001124EF">
        <w:trPr>
          <w:tblCellSpacing w:w="15" w:type="dxa"/>
        </w:trPr>
        <w:tc>
          <w:tcPr>
            <w:tcW w:w="0" w:type="auto"/>
            <w:vAlign w:val="center"/>
            <w:hideMark/>
          </w:tcPr>
          <w:p w14:paraId="5520F80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48" w:anchor="footnotes" w:history="1">
              <w:r w:rsidRPr="001124EF">
                <w:rPr>
                  <w:rFonts w:ascii="Times New Roman" w:eastAsia="Times New Roman" w:hAnsi="Times New Roman" w:cs="Times New Roman"/>
                  <w:color w:val="0000FF"/>
                  <w:sz w:val="24"/>
                  <w:szCs w:val="24"/>
                  <w:u w:val="single"/>
                  <w:lang w:eastAsia="en-IN"/>
                </w:rPr>
                <w:t>Footnote</w:t>
              </w:r>
            </w:hyperlink>
          </w:p>
        </w:tc>
        <w:tc>
          <w:tcPr>
            <w:tcW w:w="0" w:type="auto"/>
            <w:vAlign w:val="center"/>
            <w:hideMark/>
          </w:tcPr>
          <w:p w14:paraId="6CD9100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Here's a sentence with a footnote. [^1]</w:t>
            </w:r>
            <w:r w:rsidRPr="001124EF">
              <w:rPr>
                <w:rFonts w:ascii="Courier New" w:eastAsia="Times New Roman" w:hAnsi="Courier New" w:cs="Courier New"/>
                <w:sz w:val="20"/>
                <w:lang w:eastAsia="en-IN"/>
              </w:rPr>
              <w:br/>
            </w:r>
            <w:r w:rsidRPr="001124EF">
              <w:rPr>
                <w:rFonts w:ascii="Courier New" w:eastAsia="Times New Roman" w:hAnsi="Courier New" w:cs="Courier New"/>
                <w:sz w:val="20"/>
                <w:lang w:eastAsia="en-IN"/>
              </w:rPr>
              <w:br/>
              <w:t xml:space="preserve">[^1]: This is the footnote. </w:t>
            </w:r>
          </w:p>
        </w:tc>
      </w:tr>
      <w:tr w:rsidR="001124EF" w:rsidRPr="001124EF" w14:paraId="7C519E0E" w14:textId="77777777" w:rsidTr="001124EF">
        <w:trPr>
          <w:tblCellSpacing w:w="15" w:type="dxa"/>
        </w:trPr>
        <w:tc>
          <w:tcPr>
            <w:tcW w:w="0" w:type="auto"/>
            <w:vAlign w:val="center"/>
            <w:hideMark/>
          </w:tcPr>
          <w:p w14:paraId="1BD63AA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49" w:anchor="heading-ids" w:history="1">
              <w:r w:rsidRPr="001124EF">
                <w:rPr>
                  <w:rFonts w:ascii="Times New Roman" w:eastAsia="Times New Roman" w:hAnsi="Times New Roman" w:cs="Times New Roman"/>
                  <w:color w:val="0000FF"/>
                  <w:sz w:val="24"/>
                  <w:szCs w:val="24"/>
                  <w:u w:val="single"/>
                  <w:lang w:eastAsia="en-IN"/>
                </w:rPr>
                <w:t>Heading ID</w:t>
              </w:r>
            </w:hyperlink>
          </w:p>
        </w:tc>
        <w:tc>
          <w:tcPr>
            <w:tcW w:w="0" w:type="auto"/>
            <w:vAlign w:val="center"/>
            <w:hideMark/>
          </w:tcPr>
          <w:p w14:paraId="0495A7C3"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My Great Heading {#custom-id}</w:t>
            </w:r>
          </w:p>
        </w:tc>
      </w:tr>
      <w:tr w:rsidR="001124EF" w:rsidRPr="001124EF" w14:paraId="2E93AA6F" w14:textId="77777777" w:rsidTr="001124EF">
        <w:trPr>
          <w:tblCellSpacing w:w="15" w:type="dxa"/>
        </w:trPr>
        <w:tc>
          <w:tcPr>
            <w:tcW w:w="0" w:type="auto"/>
            <w:vAlign w:val="center"/>
            <w:hideMark/>
          </w:tcPr>
          <w:p w14:paraId="6229847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50" w:anchor="definition-lists" w:history="1">
              <w:r w:rsidRPr="001124EF">
                <w:rPr>
                  <w:rFonts w:ascii="Times New Roman" w:eastAsia="Times New Roman" w:hAnsi="Times New Roman" w:cs="Times New Roman"/>
                  <w:color w:val="0000FF"/>
                  <w:sz w:val="24"/>
                  <w:szCs w:val="24"/>
                  <w:u w:val="single"/>
                  <w:lang w:eastAsia="en-IN"/>
                </w:rPr>
                <w:t>Definition List</w:t>
              </w:r>
            </w:hyperlink>
          </w:p>
        </w:tc>
        <w:tc>
          <w:tcPr>
            <w:tcW w:w="0" w:type="auto"/>
            <w:vAlign w:val="center"/>
            <w:hideMark/>
          </w:tcPr>
          <w:p w14:paraId="6DCB62A1"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term</w:t>
            </w:r>
            <w:r w:rsidRPr="001124EF">
              <w:rPr>
                <w:rFonts w:ascii="Courier New" w:eastAsia="Times New Roman" w:hAnsi="Courier New" w:cs="Courier New"/>
                <w:sz w:val="20"/>
                <w:lang w:eastAsia="en-IN"/>
              </w:rPr>
              <w:br/>
              <w:t xml:space="preserve">: definition </w:t>
            </w:r>
          </w:p>
        </w:tc>
      </w:tr>
      <w:tr w:rsidR="001124EF" w:rsidRPr="001124EF" w14:paraId="65AA00FC" w14:textId="77777777" w:rsidTr="001124EF">
        <w:trPr>
          <w:tblCellSpacing w:w="15" w:type="dxa"/>
        </w:trPr>
        <w:tc>
          <w:tcPr>
            <w:tcW w:w="0" w:type="auto"/>
            <w:vAlign w:val="center"/>
            <w:hideMark/>
          </w:tcPr>
          <w:p w14:paraId="71FE262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51" w:anchor="strikethrough" w:history="1">
              <w:r w:rsidRPr="001124EF">
                <w:rPr>
                  <w:rFonts w:ascii="Times New Roman" w:eastAsia="Times New Roman" w:hAnsi="Times New Roman" w:cs="Times New Roman"/>
                  <w:color w:val="0000FF"/>
                  <w:sz w:val="24"/>
                  <w:szCs w:val="24"/>
                  <w:u w:val="single"/>
                  <w:lang w:eastAsia="en-IN"/>
                </w:rPr>
                <w:t>Strikethrough</w:t>
              </w:r>
            </w:hyperlink>
          </w:p>
        </w:tc>
        <w:tc>
          <w:tcPr>
            <w:tcW w:w="0" w:type="auto"/>
            <w:vAlign w:val="center"/>
            <w:hideMark/>
          </w:tcPr>
          <w:p w14:paraId="3E0BCC50"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~~The world is </w:t>
            </w:r>
            <w:proofErr w:type="gramStart"/>
            <w:r w:rsidRPr="001124EF">
              <w:rPr>
                <w:rFonts w:ascii="Courier New" w:eastAsia="Times New Roman" w:hAnsi="Courier New" w:cs="Courier New"/>
                <w:sz w:val="20"/>
                <w:lang w:eastAsia="en-IN"/>
              </w:rPr>
              <w:t>flat.~</w:t>
            </w:r>
            <w:proofErr w:type="gramEnd"/>
            <w:r w:rsidRPr="001124EF">
              <w:rPr>
                <w:rFonts w:ascii="Courier New" w:eastAsia="Times New Roman" w:hAnsi="Courier New" w:cs="Courier New"/>
                <w:sz w:val="20"/>
                <w:lang w:eastAsia="en-IN"/>
              </w:rPr>
              <w:t>~</w:t>
            </w:r>
          </w:p>
        </w:tc>
      </w:tr>
      <w:tr w:rsidR="001124EF" w:rsidRPr="001124EF" w14:paraId="0CB3583C" w14:textId="77777777" w:rsidTr="001124EF">
        <w:trPr>
          <w:tblCellSpacing w:w="15" w:type="dxa"/>
        </w:trPr>
        <w:tc>
          <w:tcPr>
            <w:tcW w:w="0" w:type="auto"/>
            <w:vAlign w:val="center"/>
            <w:hideMark/>
          </w:tcPr>
          <w:p w14:paraId="45F4C14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52" w:anchor="task-lists" w:history="1">
              <w:r w:rsidRPr="001124EF">
                <w:rPr>
                  <w:rFonts w:ascii="Times New Roman" w:eastAsia="Times New Roman" w:hAnsi="Times New Roman" w:cs="Times New Roman"/>
                  <w:color w:val="0000FF"/>
                  <w:sz w:val="24"/>
                  <w:szCs w:val="24"/>
                  <w:u w:val="single"/>
                  <w:lang w:eastAsia="en-IN"/>
                </w:rPr>
                <w:t>Task List</w:t>
              </w:r>
            </w:hyperlink>
          </w:p>
        </w:tc>
        <w:tc>
          <w:tcPr>
            <w:tcW w:w="0" w:type="auto"/>
            <w:vAlign w:val="center"/>
            <w:hideMark/>
          </w:tcPr>
          <w:p w14:paraId="59A792B0"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 Write the press release</w:t>
            </w:r>
            <w:r w:rsidRPr="001124EF">
              <w:rPr>
                <w:rFonts w:ascii="Courier New" w:eastAsia="Times New Roman" w:hAnsi="Courier New" w:cs="Courier New"/>
                <w:sz w:val="20"/>
                <w:lang w:eastAsia="en-IN"/>
              </w:rPr>
              <w:br/>
              <w:t xml:space="preserve">- </w:t>
            </w:r>
            <w:proofErr w:type="gramStart"/>
            <w:r w:rsidRPr="001124EF">
              <w:rPr>
                <w:rFonts w:ascii="Courier New" w:eastAsia="Times New Roman" w:hAnsi="Courier New" w:cs="Courier New"/>
                <w:sz w:val="20"/>
                <w:lang w:eastAsia="en-IN"/>
              </w:rPr>
              <w:t>[ ]</w:t>
            </w:r>
            <w:proofErr w:type="gramEnd"/>
            <w:r w:rsidRPr="001124EF">
              <w:rPr>
                <w:rFonts w:ascii="Courier New" w:eastAsia="Times New Roman" w:hAnsi="Courier New" w:cs="Courier New"/>
                <w:sz w:val="20"/>
                <w:lang w:eastAsia="en-IN"/>
              </w:rPr>
              <w:t xml:space="preserve"> Update the website</w:t>
            </w:r>
            <w:r w:rsidRPr="001124EF">
              <w:rPr>
                <w:rFonts w:ascii="Courier New" w:eastAsia="Times New Roman" w:hAnsi="Courier New" w:cs="Courier New"/>
                <w:sz w:val="20"/>
                <w:lang w:eastAsia="en-IN"/>
              </w:rPr>
              <w:br/>
              <w:t xml:space="preserve">- [ ] Contact the media </w:t>
            </w:r>
          </w:p>
        </w:tc>
      </w:tr>
      <w:tr w:rsidR="001124EF" w:rsidRPr="001124EF" w14:paraId="58078DD7" w14:textId="77777777" w:rsidTr="001124EF">
        <w:trPr>
          <w:tblCellSpacing w:w="15" w:type="dxa"/>
        </w:trPr>
        <w:tc>
          <w:tcPr>
            <w:tcW w:w="0" w:type="auto"/>
            <w:vAlign w:val="center"/>
            <w:hideMark/>
          </w:tcPr>
          <w:p w14:paraId="574CB7A8"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53" w:anchor="emoji" w:history="1">
              <w:r w:rsidRPr="001124EF">
                <w:rPr>
                  <w:rFonts w:ascii="Times New Roman" w:eastAsia="Times New Roman" w:hAnsi="Times New Roman" w:cs="Times New Roman"/>
                  <w:color w:val="0000FF"/>
                  <w:sz w:val="24"/>
                  <w:szCs w:val="24"/>
                  <w:u w:val="single"/>
                  <w:lang w:eastAsia="en-IN"/>
                </w:rPr>
                <w:t>Emoji</w:t>
              </w:r>
            </w:hyperlink>
            <w:r w:rsidRPr="001124EF">
              <w:rPr>
                <w:rFonts w:ascii="Times New Roman" w:eastAsia="Times New Roman" w:hAnsi="Times New Roman" w:cs="Times New Roman"/>
                <w:sz w:val="24"/>
                <w:szCs w:val="24"/>
                <w:lang w:eastAsia="en-IN"/>
              </w:rPr>
              <w:br/>
              <w:t xml:space="preserve">(see also </w:t>
            </w:r>
            <w:hyperlink r:id="rId54" w:anchor="copying-and-pasting-emoji" w:history="1">
              <w:r w:rsidRPr="001124EF">
                <w:rPr>
                  <w:rFonts w:ascii="Times New Roman" w:eastAsia="Times New Roman" w:hAnsi="Times New Roman" w:cs="Times New Roman"/>
                  <w:color w:val="0000FF"/>
                  <w:sz w:val="24"/>
                  <w:szCs w:val="24"/>
                  <w:u w:val="single"/>
                  <w:lang w:eastAsia="en-IN"/>
                </w:rPr>
                <w:t>Copying and Pasting Emoji</w:t>
              </w:r>
            </w:hyperlink>
            <w:r w:rsidRPr="001124EF">
              <w:rPr>
                <w:rFonts w:ascii="Times New Roman" w:eastAsia="Times New Roman" w:hAnsi="Times New Roman" w:cs="Times New Roman"/>
                <w:sz w:val="24"/>
                <w:szCs w:val="24"/>
                <w:lang w:eastAsia="en-IN"/>
              </w:rPr>
              <w:t>)</w:t>
            </w:r>
          </w:p>
        </w:tc>
        <w:tc>
          <w:tcPr>
            <w:tcW w:w="0" w:type="auto"/>
            <w:vAlign w:val="center"/>
            <w:hideMark/>
          </w:tcPr>
          <w:p w14:paraId="352E9B46"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That is so funny! </w:t>
            </w:r>
            <w:proofErr w:type="gramStart"/>
            <w:r w:rsidRPr="001124EF">
              <w:rPr>
                <w:rFonts w:ascii="Courier New" w:eastAsia="Times New Roman" w:hAnsi="Courier New" w:cs="Courier New"/>
                <w:sz w:val="20"/>
                <w:lang w:eastAsia="en-IN"/>
              </w:rPr>
              <w:t>:joy</w:t>
            </w:r>
            <w:proofErr w:type="gramEnd"/>
            <w:r w:rsidRPr="001124EF">
              <w:rPr>
                <w:rFonts w:ascii="Courier New" w:eastAsia="Times New Roman" w:hAnsi="Courier New" w:cs="Courier New"/>
                <w:sz w:val="20"/>
                <w:lang w:eastAsia="en-IN"/>
              </w:rPr>
              <w:t xml:space="preserve">: </w:t>
            </w:r>
          </w:p>
        </w:tc>
      </w:tr>
      <w:tr w:rsidR="001124EF" w:rsidRPr="001124EF" w14:paraId="1BEA40D9" w14:textId="77777777" w:rsidTr="001124EF">
        <w:trPr>
          <w:tblCellSpacing w:w="15" w:type="dxa"/>
        </w:trPr>
        <w:tc>
          <w:tcPr>
            <w:tcW w:w="0" w:type="auto"/>
            <w:vAlign w:val="center"/>
            <w:hideMark/>
          </w:tcPr>
          <w:p w14:paraId="34D960E6"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55" w:anchor="highlight" w:history="1">
              <w:r w:rsidRPr="001124EF">
                <w:rPr>
                  <w:rFonts w:ascii="Times New Roman" w:eastAsia="Times New Roman" w:hAnsi="Times New Roman" w:cs="Times New Roman"/>
                  <w:color w:val="0000FF"/>
                  <w:sz w:val="24"/>
                  <w:szCs w:val="24"/>
                  <w:u w:val="single"/>
                  <w:lang w:eastAsia="en-IN"/>
                </w:rPr>
                <w:t>Highlight</w:t>
              </w:r>
            </w:hyperlink>
          </w:p>
        </w:tc>
        <w:tc>
          <w:tcPr>
            <w:tcW w:w="0" w:type="auto"/>
            <w:vAlign w:val="center"/>
            <w:hideMark/>
          </w:tcPr>
          <w:p w14:paraId="126731B2"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I need to highlight these ==very important words==. </w:t>
            </w:r>
          </w:p>
        </w:tc>
      </w:tr>
      <w:tr w:rsidR="001124EF" w:rsidRPr="001124EF" w14:paraId="1D16A2A2" w14:textId="77777777" w:rsidTr="001124EF">
        <w:trPr>
          <w:tblCellSpacing w:w="15" w:type="dxa"/>
        </w:trPr>
        <w:tc>
          <w:tcPr>
            <w:tcW w:w="0" w:type="auto"/>
            <w:vAlign w:val="center"/>
            <w:hideMark/>
          </w:tcPr>
          <w:p w14:paraId="04C68DB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56" w:anchor="subscript" w:history="1">
              <w:r w:rsidRPr="001124EF">
                <w:rPr>
                  <w:rFonts w:ascii="Times New Roman" w:eastAsia="Times New Roman" w:hAnsi="Times New Roman" w:cs="Times New Roman"/>
                  <w:color w:val="0000FF"/>
                  <w:sz w:val="24"/>
                  <w:szCs w:val="24"/>
                  <w:u w:val="single"/>
                  <w:lang w:eastAsia="en-IN"/>
                </w:rPr>
                <w:t>Subscript</w:t>
              </w:r>
            </w:hyperlink>
          </w:p>
        </w:tc>
        <w:tc>
          <w:tcPr>
            <w:tcW w:w="0" w:type="auto"/>
            <w:vAlign w:val="center"/>
            <w:hideMark/>
          </w:tcPr>
          <w:p w14:paraId="50385B62"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H~2~O </w:t>
            </w:r>
          </w:p>
        </w:tc>
      </w:tr>
      <w:tr w:rsidR="001124EF" w:rsidRPr="001124EF" w14:paraId="40641962" w14:textId="77777777" w:rsidTr="001124EF">
        <w:trPr>
          <w:tblCellSpacing w:w="15" w:type="dxa"/>
        </w:trPr>
        <w:tc>
          <w:tcPr>
            <w:tcW w:w="0" w:type="auto"/>
            <w:vAlign w:val="center"/>
            <w:hideMark/>
          </w:tcPr>
          <w:p w14:paraId="0869E723"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57" w:anchor="superscript" w:history="1">
              <w:r w:rsidRPr="001124EF">
                <w:rPr>
                  <w:rFonts w:ascii="Times New Roman" w:eastAsia="Times New Roman" w:hAnsi="Times New Roman" w:cs="Times New Roman"/>
                  <w:color w:val="0000FF"/>
                  <w:sz w:val="24"/>
                  <w:szCs w:val="24"/>
                  <w:u w:val="single"/>
                  <w:lang w:eastAsia="en-IN"/>
                </w:rPr>
                <w:t>Superscript</w:t>
              </w:r>
            </w:hyperlink>
          </w:p>
        </w:tc>
        <w:tc>
          <w:tcPr>
            <w:tcW w:w="0" w:type="auto"/>
            <w:vAlign w:val="center"/>
            <w:hideMark/>
          </w:tcPr>
          <w:p w14:paraId="61D4EBBA"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X^2^ </w:t>
            </w:r>
          </w:p>
        </w:tc>
      </w:tr>
    </w:tbl>
    <w:p w14:paraId="5ED0C509" w14:textId="77777777" w:rsidR="001124EF" w:rsidRPr="001124EF" w:rsidRDefault="001124EF" w:rsidP="001124E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124EF">
        <w:rPr>
          <w:rFonts w:ascii="Times New Roman" w:eastAsia="Times New Roman" w:hAnsi="Times New Roman" w:cs="Times New Roman"/>
          <w:b/>
          <w:bCs/>
          <w:kern w:val="36"/>
          <w:sz w:val="48"/>
          <w:szCs w:val="48"/>
          <w:lang w:eastAsia="en-IN"/>
        </w:rPr>
        <w:t>Extended Syntax</w:t>
      </w:r>
    </w:p>
    <w:p w14:paraId="0A23CED4"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Advanced features that build on the basic Markdown syntax.</w:t>
      </w:r>
    </w:p>
    <w:p w14:paraId="1AC2455A"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Overview</w:t>
      </w:r>
    </w:p>
    <w:p w14:paraId="29EB593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The </w:t>
      </w:r>
      <w:hyperlink r:id="rId58" w:history="1">
        <w:r w:rsidRPr="001124EF">
          <w:rPr>
            <w:rFonts w:ascii="Times New Roman" w:eastAsia="Times New Roman" w:hAnsi="Times New Roman" w:cs="Times New Roman"/>
            <w:color w:val="0000FF"/>
            <w:sz w:val="24"/>
            <w:szCs w:val="24"/>
            <w:u w:val="single"/>
            <w:lang w:eastAsia="en-IN"/>
          </w:rPr>
          <w:t>basic syntax</w:t>
        </w:r>
      </w:hyperlink>
      <w:r w:rsidRPr="001124EF">
        <w:rPr>
          <w:rFonts w:ascii="Times New Roman" w:eastAsia="Times New Roman" w:hAnsi="Times New Roman" w:cs="Times New Roman"/>
          <w:sz w:val="24"/>
          <w:szCs w:val="24"/>
          <w:lang w:eastAsia="en-IN"/>
        </w:rPr>
        <w:t xml:space="preserve"> outlined in the original Markdown design document added many of the elements needed on a day-to-day basis, but it wasn’t enough for some people. That’s where extended syntax comes in.</w:t>
      </w:r>
    </w:p>
    <w:p w14:paraId="44CABD2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Several individuals and organizations took it upon themselves to extend the basic syntax by adding additional elements like tables, code blocks, syntax highlighting, URL auto-linking, and footnotes. These elements can be enabled by using a lightweight markup language that builds upon the basic Markdown syntax, or by adding an extension to a compatible Markdown processor.</w:t>
      </w:r>
    </w:p>
    <w:p w14:paraId="30C6FB53"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Availability</w:t>
      </w:r>
    </w:p>
    <w:p w14:paraId="5CA4728C"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Not all Markdown applications support extended syntax elements. You’ll need to check </w:t>
      </w:r>
      <w:proofErr w:type="gramStart"/>
      <w:r w:rsidRPr="001124EF">
        <w:rPr>
          <w:rFonts w:ascii="Times New Roman" w:eastAsia="Times New Roman" w:hAnsi="Times New Roman" w:cs="Times New Roman"/>
          <w:sz w:val="24"/>
          <w:szCs w:val="24"/>
          <w:lang w:eastAsia="en-IN"/>
        </w:rPr>
        <w:t>whether or not</w:t>
      </w:r>
      <w:proofErr w:type="gramEnd"/>
      <w:r w:rsidRPr="001124EF">
        <w:rPr>
          <w:rFonts w:ascii="Times New Roman" w:eastAsia="Times New Roman" w:hAnsi="Times New Roman" w:cs="Times New Roman"/>
          <w:sz w:val="24"/>
          <w:szCs w:val="24"/>
          <w:lang w:eastAsia="en-IN"/>
        </w:rPr>
        <w:t xml:space="preserve"> the lightweight markup language your application is using supports the extended syntax elements you want to use. If it doesn’t, it may still be possible to enable extensions in your Markdown processor.</w:t>
      </w:r>
    </w:p>
    <w:p w14:paraId="2BCB4512"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Lightweight Markup Languages</w:t>
      </w:r>
    </w:p>
    <w:p w14:paraId="30257FB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There are several lightweight markup languages that are </w:t>
      </w:r>
      <w:r w:rsidRPr="001124EF">
        <w:rPr>
          <w:rFonts w:ascii="Times New Roman" w:eastAsia="Times New Roman" w:hAnsi="Times New Roman" w:cs="Times New Roman"/>
          <w:i/>
          <w:iCs/>
          <w:sz w:val="24"/>
          <w:szCs w:val="24"/>
          <w:lang w:eastAsia="en-IN"/>
        </w:rPr>
        <w:t>supersets</w:t>
      </w:r>
      <w:r w:rsidRPr="001124EF">
        <w:rPr>
          <w:rFonts w:ascii="Times New Roman" w:eastAsia="Times New Roman" w:hAnsi="Times New Roman" w:cs="Times New Roman"/>
          <w:sz w:val="24"/>
          <w:szCs w:val="24"/>
          <w:lang w:eastAsia="en-IN"/>
        </w:rPr>
        <w:t xml:space="preserve"> of Markdown. They include basic syntax and build upon it by adding additional elements like tables, code blocks, </w:t>
      </w:r>
      <w:r w:rsidRPr="001124EF">
        <w:rPr>
          <w:rFonts w:ascii="Times New Roman" w:eastAsia="Times New Roman" w:hAnsi="Times New Roman" w:cs="Times New Roman"/>
          <w:sz w:val="24"/>
          <w:szCs w:val="24"/>
          <w:lang w:eastAsia="en-IN"/>
        </w:rPr>
        <w:lastRenderedPageBreak/>
        <w:t>syntax highlighting, URL auto-linking, and footnotes. Many of the most popular Markdown applications use one of the following lightweight markup languages:</w:t>
      </w:r>
    </w:p>
    <w:p w14:paraId="29A11720" w14:textId="77777777" w:rsidR="001124EF" w:rsidRPr="001124EF" w:rsidRDefault="001124EF" w:rsidP="001124EF">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hyperlink r:id="rId59" w:history="1">
        <w:proofErr w:type="spellStart"/>
        <w:r w:rsidRPr="001124EF">
          <w:rPr>
            <w:rFonts w:ascii="Times New Roman" w:eastAsia="Times New Roman" w:hAnsi="Times New Roman" w:cs="Times New Roman"/>
            <w:color w:val="0000FF"/>
            <w:sz w:val="24"/>
            <w:szCs w:val="24"/>
            <w:u w:val="single"/>
            <w:lang w:eastAsia="en-IN"/>
          </w:rPr>
          <w:t>CommonMark</w:t>
        </w:r>
        <w:proofErr w:type="spellEnd"/>
      </w:hyperlink>
    </w:p>
    <w:p w14:paraId="2400EE55" w14:textId="77777777" w:rsidR="001124EF" w:rsidRPr="001124EF" w:rsidRDefault="001124EF" w:rsidP="001124EF">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hyperlink r:id="rId60" w:history="1">
        <w:r w:rsidRPr="001124EF">
          <w:rPr>
            <w:rFonts w:ascii="Times New Roman" w:eastAsia="Times New Roman" w:hAnsi="Times New Roman" w:cs="Times New Roman"/>
            <w:color w:val="0000FF"/>
            <w:sz w:val="24"/>
            <w:szCs w:val="24"/>
            <w:u w:val="single"/>
            <w:lang w:eastAsia="en-IN"/>
          </w:rPr>
          <w:t xml:space="preserve">GitHub </w:t>
        </w:r>
        <w:proofErr w:type="spellStart"/>
        <w:r w:rsidRPr="001124EF">
          <w:rPr>
            <w:rFonts w:ascii="Times New Roman" w:eastAsia="Times New Roman" w:hAnsi="Times New Roman" w:cs="Times New Roman"/>
            <w:color w:val="0000FF"/>
            <w:sz w:val="24"/>
            <w:szCs w:val="24"/>
            <w:u w:val="single"/>
            <w:lang w:eastAsia="en-IN"/>
          </w:rPr>
          <w:t>Flavored</w:t>
        </w:r>
        <w:proofErr w:type="spellEnd"/>
        <w:r w:rsidRPr="001124EF">
          <w:rPr>
            <w:rFonts w:ascii="Times New Roman" w:eastAsia="Times New Roman" w:hAnsi="Times New Roman" w:cs="Times New Roman"/>
            <w:color w:val="0000FF"/>
            <w:sz w:val="24"/>
            <w:szCs w:val="24"/>
            <w:u w:val="single"/>
            <w:lang w:eastAsia="en-IN"/>
          </w:rPr>
          <w:t xml:space="preserve"> Markdown (GFM)</w:t>
        </w:r>
      </w:hyperlink>
    </w:p>
    <w:p w14:paraId="52C40633" w14:textId="77777777" w:rsidR="001124EF" w:rsidRPr="001124EF" w:rsidRDefault="001124EF" w:rsidP="001124EF">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hyperlink r:id="rId61" w:history="1">
        <w:r w:rsidRPr="001124EF">
          <w:rPr>
            <w:rFonts w:ascii="Times New Roman" w:eastAsia="Times New Roman" w:hAnsi="Times New Roman" w:cs="Times New Roman"/>
            <w:color w:val="0000FF"/>
            <w:sz w:val="24"/>
            <w:szCs w:val="24"/>
            <w:u w:val="single"/>
            <w:lang w:eastAsia="en-IN"/>
          </w:rPr>
          <w:t>Markdown Extra</w:t>
        </w:r>
      </w:hyperlink>
    </w:p>
    <w:p w14:paraId="452EABC4" w14:textId="77777777" w:rsidR="001124EF" w:rsidRPr="001124EF" w:rsidRDefault="001124EF" w:rsidP="001124EF">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hyperlink r:id="rId62" w:history="1">
        <w:proofErr w:type="spellStart"/>
        <w:r w:rsidRPr="001124EF">
          <w:rPr>
            <w:rFonts w:ascii="Times New Roman" w:eastAsia="Times New Roman" w:hAnsi="Times New Roman" w:cs="Times New Roman"/>
            <w:color w:val="0000FF"/>
            <w:sz w:val="24"/>
            <w:szCs w:val="24"/>
            <w:u w:val="single"/>
            <w:lang w:eastAsia="en-IN"/>
          </w:rPr>
          <w:t>MultiMarkdown</w:t>
        </w:r>
        <w:proofErr w:type="spellEnd"/>
      </w:hyperlink>
    </w:p>
    <w:p w14:paraId="2A8064DB" w14:textId="77777777" w:rsidR="001124EF" w:rsidRPr="001124EF" w:rsidRDefault="001124EF" w:rsidP="001124EF">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hyperlink r:id="rId63" w:history="1">
        <w:r w:rsidRPr="001124EF">
          <w:rPr>
            <w:rFonts w:ascii="Times New Roman" w:eastAsia="Times New Roman" w:hAnsi="Times New Roman" w:cs="Times New Roman"/>
            <w:color w:val="0000FF"/>
            <w:sz w:val="24"/>
            <w:szCs w:val="24"/>
            <w:u w:val="single"/>
            <w:lang w:eastAsia="en-IN"/>
          </w:rPr>
          <w:t>R Markdown</w:t>
        </w:r>
      </w:hyperlink>
    </w:p>
    <w:p w14:paraId="1AA9F98E"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Markdown Processors</w:t>
      </w:r>
    </w:p>
    <w:p w14:paraId="05D787D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There are </w:t>
      </w:r>
      <w:hyperlink r:id="rId64" w:history="1">
        <w:r w:rsidRPr="001124EF">
          <w:rPr>
            <w:rFonts w:ascii="Times New Roman" w:eastAsia="Times New Roman" w:hAnsi="Times New Roman" w:cs="Times New Roman"/>
            <w:color w:val="0000FF"/>
            <w:sz w:val="24"/>
            <w:szCs w:val="24"/>
            <w:u w:val="single"/>
            <w:lang w:eastAsia="en-IN"/>
          </w:rPr>
          <w:t>dozens of Markdown processors</w:t>
        </w:r>
      </w:hyperlink>
      <w:r w:rsidRPr="001124EF">
        <w:rPr>
          <w:rFonts w:ascii="Times New Roman" w:eastAsia="Times New Roman" w:hAnsi="Times New Roman" w:cs="Times New Roman"/>
          <w:sz w:val="24"/>
          <w:szCs w:val="24"/>
          <w:lang w:eastAsia="en-IN"/>
        </w:rPr>
        <w:t xml:space="preserve"> available. Many of them allow you to add extensions that enable extended syntax elements. Check your processor’s documentation for more information.</w:t>
      </w:r>
    </w:p>
    <w:p w14:paraId="38821E7D"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Tables</w:t>
      </w:r>
    </w:p>
    <w:p w14:paraId="72D878C6"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add a table, use three or more hyphens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to create each column’s header, and use pipes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to separate each column. For compatibility, you should also add a pipe on either end of the row.</w:t>
      </w:r>
    </w:p>
    <w:p w14:paraId="759E3C3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Syntax      | Description |</w:t>
      </w:r>
    </w:p>
    <w:p w14:paraId="5277EBCE"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 | ----------- |</w:t>
      </w:r>
    </w:p>
    <w:p w14:paraId="5D9E2D1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Header      | Title       |</w:t>
      </w:r>
    </w:p>
    <w:p w14:paraId="1835348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Paragraph   | Text        |</w:t>
      </w:r>
    </w:p>
    <w:p w14:paraId="4C2D296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8"/>
        <w:gridCol w:w="1262"/>
      </w:tblGrid>
      <w:tr w:rsidR="001124EF" w:rsidRPr="001124EF" w14:paraId="08EFAB7C" w14:textId="77777777" w:rsidTr="001124EF">
        <w:trPr>
          <w:tblHeader/>
          <w:tblCellSpacing w:w="15" w:type="dxa"/>
        </w:trPr>
        <w:tc>
          <w:tcPr>
            <w:tcW w:w="0" w:type="auto"/>
            <w:vAlign w:val="center"/>
            <w:hideMark/>
          </w:tcPr>
          <w:p w14:paraId="7B9B73F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Syntax</w:t>
            </w:r>
          </w:p>
        </w:tc>
        <w:tc>
          <w:tcPr>
            <w:tcW w:w="0" w:type="auto"/>
            <w:vAlign w:val="center"/>
            <w:hideMark/>
          </w:tcPr>
          <w:p w14:paraId="15BCD979"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Description</w:t>
            </w:r>
          </w:p>
        </w:tc>
      </w:tr>
      <w:tr w:rsidR="001124EF" w:rsidRPr="001124EF" w14:paraId="1BABAAAF" w14:textId="77777777" w:rsidTr="001124EF">
        <w:trPr>
          <w:tblCellSpacing w:w="15" w:type="dxa"/>
        </w:trPr>
        <w:tc>
          <w:tcPr>
            <w:tcW w:w="0" w:type="auto"/>
            <w:vAlign w:val="center"/>
            <w:hideMark/>
          </w:tcPr>
          <w:p w14:paraId="6D92742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Header</w:t>
            </w:r>
          </w:p>
        </w:tc>
        <w:tc>
          <w:tcPr>
            <w:tcW w:w="0" w:type="auto"/>
            <w:vAlign w:val="center"/>
            <w:hideMark/>
          </w:tcPr>
          <w:p w14:paraId="26801B7F"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Title</w:t>
            </w:r>
          </w:p>
        </w:tc>
      </w:tr>
      <w:tr w:rsidR="001124EF" w:rsidRPr="001124EF" w14:paraId="03CEAF74" w14:textId="77777777" w:rsidTr="001124EF">
        <w:trPr>
          <w:tblCellSpacing w:w="15" w:type="dxa"/>
        </w:trPr>
        <w:tc>
          <w:tcPr>
            <w:tcW w:w="0" w:type="auto"/>
            <w:vAlign w:val="center"/>
            <w:hideMark/>
          </w:tcPr>
          <w:p w14:paraId="23BFC35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Paragraph</w:t>
            </w:r>
          </w:p>
        </w:tc>
        <w:tc>
          <w:tcPr>
            <w:tcW w:w="0" w:type="auto"/>
            <w:vAlign w:val="center"/>
            <w:hideMark/>
          </w:tcPr>
          <w:p w14:paraId="0EB6545A"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Text</w:t>
            </w:r>
          </w:p>
        </w:tc>
      </w:tr>
    </w:tbl>
    <w:p w14:paraId="2B2DB5CE"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Cell widths can vary, as shown below. The rendered output will look the same.</w:t>
      </w:r>
    </w:p>
    <w:p w14:paraId="13A4705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Syntax | Description |</w:t>
      </w:r>
    </w:p>
    <w:p w14:paraId="267563B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 | ----------- |</w:t>
      </w:r>
    </w:p>
    <w:p w14:paraId="007E1A61"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Header | Title |</w:t>
      </w:r>
    </w:p>
    <w:p w14:paraId="00C69AA3"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Paragraph | Text |</w:t>
      </w:r>
    </w:p>
    <w:p w14:paraId="5E2716D0"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Tip:</w:t>
      </w:r>
      <w:r w:rsidRPr="001124EF">
        <w:rPr>
          <w:rFonts w:ascii="Times New Roman" w:eastAsia="Times New Roman" w:hAnsi="Times New Roman" w:cs="Times New Roman"/>
          <w:sz w:val="24"/>
          <w:szCs w:val="24"/>
          <w:lang w:eastAsia="en-IN"/>
        </w:rPr>
        <w:t xml:space="preserve"> Creating tables with hyphens and pipes can be tedious. To speed up the process, try using the </w:t>
      </w:r>
      <w:hyperlink r:id="rId65" w:history="1">
        <w:r w:rsidRPr="001124EF">
          <w:rPr>
            <w:rFonts w:ascii="Times New Roman" w:eastAsia="Times New Roman" w:hAnsi="Times New Roman" w:cs="Times New Roman"/>
            <w:color w:val="0000FF"/>
            <w:sz w:val="24"/>
            <w:szCs w:val="24"/>
            <w:u w:val="single"/>
            <w:lang w:eastAsia="en-IN"/>
          </w:rPr>
          <w:t>Markdown Tables Generator</w:t>
        </w:r>
      </w:hyperlink>
      <w:r w:rsidRPr="001124EF">
        <w:rPr>
          <w:rFonts w:ascii="Times New Roman" w:eastAsia="Times New Roman" w:hAnsi="Times New Roman" w:cs="Times New Roman"/>
          <w:sz w:val="24"/>
          <w:szCs w:val="24"/>
          <w:lang w:eastAsia="en-IN"/>
        </w:rPr>
        <w:t xml:space="preserve"> or </w:t>
      </w:r>
      <w:hyperlink r:id="rId66" w:history="1">
        <w:proofErr w:type="spellStart"/>
        <w:r w:rsidRPr="001124EF">
          <w:rPr>
            <w:rFonts w:ascii="Times New Roman" w:eastAsia="Times New Roman" w:hAnsi="Times New Roman" w:cs="Times New Roman"/>
            <w:color w:val="0000FF"/>
            <w:sz w:val="24"/>
            <w:szCs w:val="24"/>
            <w:u w:val="single"/>
            <w:lang w:eastAsia="en-IN"/>
          </w:rPr>
          <w:t>AnyWayData</w:t>
        </w:r>
        <w:proofErr w:type="spellEnd"/>
        <w:r w:rsidRPr="001124EF">
          <w:rPr>
            <w:rFonts w:ascii="Times New Roman" w:eastAsia="Times New Roman" w:hAnsi="Times New Roman" w:cs="Times New Roman"/>
            <w:color w:val="0000FF"/>
            <w:sz w:val="24"/>
            <w:szCs w:val="24"/>
            <w:u w:val="single"/>
            <w:lang w:eastAsia="en-IN"/>
          </w:rPr>
          <w:t xml:space="preserve"> Markdown Export</w:t>
        </w:r>
      </w:hyperlink>
      <w:r w:rsidRPr="001124EF">
        <w:rPr>
          <w:rFonts w:ascii="Times New Roman" w:eastAsia="Times New Roman" w:hAnsi="Times New Roman" w:cs="Times New Roman"/>
          <w:sz w:val="24"/>
          <w:szCs w:val="24"/>
          <w:lang w:eastAsia="en-IN"/>
        </w:rPr>
        <w:t xml:space="preserve">. Build a table using the graphical interface, and then copy the generated Markdown-formatted text into your file. </w:t>
      </w:r>
    </w:p>
    <w:p w14:paraId="1CA3065D"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Alignment</w:t>
      </w:r>
    </w:p>
    <w:p w14:paraId="3537CC04"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You can align text in the columns to the left, right, or </w:t>
      </w:r>
      <w:proofErr w:type="spellStart"/>
      <w:r w:rsidRPr="001124EF">
        <w:rPr>
          <w:rFonts w:ascii="Times New Roman" w:eastAsia="Times New Roman" w:hAnsi="Times New Roman" w:cs="Times New Roman"/>
          <w:sz w:val="24"/>
          <w:szCs w:val="24"/>
          <w:lang w:eastAsia="en-IN"/>
        </w:rPr>
        <w:t>center</w:t>
      </w:r>
      <w:proofErr w:type="spellEnd"/>
      <w:r w:rsidRPr="001124EF">
        <w:rPr>
          <w:rFonts w:ascii="Times New Roman" w:eastAsia="Times New Roman" w:hAnsi="Times New Roman" w:cs="Times New Roman"/>
          <w:sz w:val="24"/>
          <w:szCs w:val="24"/>
          <w:lang w:eastAsia="en-IN"/>
        </w:rPr>
        <w:t xml:space="preserve"> by adding a colon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to the left, right, or on both side of the hyphens within the header row.</w:t>
      </w:r>
    </w:p>
    <w:p w14:paraId="389A9211"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Syntax      | Description | Test Text     |</w:t>
      </w:r>
    </w:p>
    <w:p w14:paraId="1CE25D23"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        |    :----:   |          ---: |</w:t>
      </w:r>
    </w:p>
    <w:p w14:paraId="331BBBB7"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lastRenderedPageBreak/>
        <w:t>| Header      | Title       | Here's this   |</w:t>
      </w:r>
    </w:p>
    <w:p w14:paraId="49FD3791"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Paragraph   | Text        | And more      |</w:t>
      </w:r>
    </w:p>
    <w:p w14:paraId="12499896"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8"/>
        <w:gridCol w:w="1247"/>
        <w:gridCol w:w="1122"/>
      </w:tblGrid>
      <w:tr w:rsidR="001124EF" w:rsidRPr="001124EF" w14:paraId="5BA6611C" w14:textId="77777777" w:rsidTr="001124EF">
        <w:trPr>
          <w:tblHeader/>
          <w:tblCellSpacing w:w="15" w:type="dxa"/>
        </w:trPr>
        <w:tc>
          <w:tcPr>
            <w:tcW w:w="0" w:type="auto"/>
            <w:vAlign w:val="center"/>
            <w:hideMark/>
          </w:tcPr>
          <w:p w14:paraId="2C6F5CFA" w14:textId="77777777" w:rsidR="001124EF" w:rsidRPr="001124EF" w:rsidRDefault="001124EF" w:rsidP="001124EF">
            <w:pPr>
              <w:spacing w:after="0" w:line="240" w:lineRule="auto"/>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Syntax</w:t>
            </w:r>
          </w:p>
        </w:tc>
        <w:tc>
          <w:tcPr>
            <w:tcW w:w="0" w:type="auto"/>
            <w:vAlign w:val="center"/>
            <w:hideMark/>
          </w:tcPr>
          <w:p w14:paraId="474EBC49"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Description</w:t>
            </w:r>
          </w:p>
        </w:tc>
        <w:tc>
          <w:tcPr>
            <w:tcW w:w="0" w:type="auto"/>
            <w:vAlign w:val="center"/>
            <w:hideMark/>
          </w:tcPr>
          <w:p w14:paraId="329A11B7" w14:textId="77777777" w:rsidR="001124EF" w:rsidRPr="001124EF" w:rsidRDefault="001124EF" w:rsidP="001124EF">
            <w:pPr>
              <w:spacing w:after="0" w:line="240" w:lineRule="auto"/>
              <w:jc w:val="right"/>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Test Text</w:t>
            </w:r>
          </w:p>
        </w:tc>
      </w:tr>
      <w:tr w:rsidR="001124EF" w:rsidRPr="001124EF" w14:paraId="643203FA" w14:textId="77777777" w:rsidTr="001124EF">
        <w:trPr>
          <w:tblCellSpacing w:w="15" w:type="dxa"/>
        </w:trPr>
        <w:tc>
          <w:tcPr>
            <w:tcW w:w="0" w:type="auto"/>
            <w:vAlign w:val="center"/>
            <w:hideMark/>
          </w:tcPr>
          <w:p w14:paraId="18E861E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Header</w:t>
            </w:r>
          </w:p>
        </w:tc>
        <w:tc>
          <w:tcPr>
            <w:tcW w:w="0" w:type="auto"/>
            <w:vAlign w:val="center"/>
            <w:hideMark/>
          </w:tcPr>
          <w:p w14:paraId="26001ED4" w14:textId="77777777" w:rsidR="001124EF" w:rsidRPr="001124EF" w:rsidRDefault="001124EF" w:rsidP="001124EF">
            <w:pPr>
              <w:spacing w:after="0" w:line="240" w:lineRule="auto"/>
              <w:jc w:val="center"/>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Title</w:t>
            </w:r>
          </w:p>
        </w:tc>
        <w:tc>
          <w:tcPr>
            <w:tcW w:w="0" w:type="auto"/>
            <w:vAlign w:val="center"/>
            <w:hideMark/>
          </w:tcPr>
          <w:p w14:paraId="6DAB6AED" w14:textId="77777777" w:rsidR="001124EF" w:rsidRPr="001124EF" w:rsidRDefault="001124EF" w:rsidP="001124EF">
            <w:pPr>
              <w:spacing w:after="0" w:line="240" w:lineRule="auto"/>
              <w:jc w:val="right"/>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Here’s this</w:t>
            </w:r>
          </w:p>
        </w:tc>
      </w:tr>
      <w:tr w:rsidR="001124EF" w:rsidRPr="001124EF" w14:paraId="686019DD" w14:textId="77777777" w:rsidTr="001124EF">
        <w:trPr>
          <w:tblCellSpacing w:w="15" w:type="dxa"/>
        </w:trPr>
        <w:tc>
          <w:tcPr>
            <w:tcW w:w="0" w:type="auto"/>
            <w:vAlign w:val="center"/>
            <w:hideMark/>
          </w:tcPr>
          <w:p w14:paraId="6DCF6DA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Paragraph</w:t>
            </w:r>
          </w:p>
        </w:tc>
        <w:tc>
          <w:tcPr>
            <w:tcW w:w="0" w:type="auto"/>
            <w:vAlign w:val="center"/>
            <w:hideMark/>
          </w:tcPr>
          <w:p w14:paraId="49AE85B8" w14:textId="77777777" w:rsidR="001124EF" w:rsidRPr="001124EF" w:rsidRDefault="001124EF" w:rsidP="001124EF">
            <w:pPr>
              <w:spacing w:after="0" w:line="240" w:lineRule="auto"/>
              <w:jc w:val="center"/>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Text</w:t>
            </w:r>
          </w:p>
        </w:tc>
        <w:tc>
          <w:tcPr>
            <w:tcW w:w="0" w:type="auto"/>
            <w:vAlign w:val="center"/>
            <w:hideMark/>
          </w:tcPr>
          <w:p w14:paraId="474CCCF8" w14:textId="77777777" w:rsidR="001124EF" w:rsidRPr="001124EF" w:rsidRDefault="001124EF" w:rsidP="001124EF">
            <w:pPr>
              <w:spacing w:after="0" w:line="240" w:lineRule="auto"/>
              <w:jc w:val="right"/>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And more</w:t>
            </w:r>
          </w:p>
        </w:tc>
      </w:tr>
    </w:tbl>
    <w:p w14:paraId="49CD0FF9"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Formatting Text in Tables</w:t>
      </w:r>
    </w:p>
    <w:p w14:paraId="5AEA916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You can format the text within tables. For example, you can add </w:t>
      </w:r>
      <w:hyperlink r:id="rId67" w:anchor="links" w:history="1">
        <w:r w:rsidRPr="001124EF">
          <w:rPr>
            <w:rFonts w:ascii="Times New Roman" w:eastAsia="Times New Roman" w:hAnsi="Times New Roman" w:cs="Times New Roman"/>
            <w:color w:val="0000FF"/>
            <w:sz w:val="24"/>
            <w:szCs w:val="24"/>
            <w:u w:val="single"/>
            <w:lang w:eastAsia="en-IN"/>
          </w:rPr>
          <w:t>links</w:t>
        </w:r>
      </w:hyperlink>
      <w:r w:rsidRPr="001124EF">
        <w:rPr>
          <w:rFonts w:ascii="Times New Roman" w:eastAsia="Times New Roman" w:hAnsi="Times New Roman" w:cs="Times New Roman"/>
          <w:sz w:val="24"/>
          <w:szCs w:val="24"/>
          <w:lang w:eastAsia="en-IN"/>
        </w:rPr>
        <w:t xml:space="preserve">, </w:t>
      </w:r>
      <w:hyperlink r:id="rId68" w:anchor="code-1" w:history="1">
        <w:r w:rsidRPr="001124EF">
          <w:rPr>
            <w:rFonts w:ascii="Times New Roman" w:eastAsia="Times New Roman" w:hAnsi="Times New Roman" w:cs="Times New Roman"/>
            <w:color w:val="0000FF"/>
            <w:sz w:val="24"/>
            <w:szCs w:val="24"/>
            <w:u w:val="single"/>
            <w:lang w:eastAsia="en-IN"/>
          </w:rPr>
          <w:t>code</w:t>
        </w:r>
      </w:hyperlink>
      <w:r w:rsidRPr="001124EF">
        <w:rPr>
          <w:rFonts w:ascii="Times New Roman" w:eastAsia="Times New Roman" w:hAnsi="Times New Roman" w:cs="Times New Roman"/>
          <w:sz w:val="24"/>
          <w:szCs w:val="24"/>
          <w:lang w:eastAsia="en-IN"/>
        </w:rPr>
        <w:t xml:space="preserve"> (words or phrases in backticks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xml:space="preserve">) only, not </w:t>
      </w:r>
      <w:hyperlink r:id="rId69" w:anchor="code-blocks" w:history="1">
        <w:r w:rsidRPr="001124EF">
          <w:rPr>
            <w:rFonts w:ascii="Times New Roman" w:eastAsia="Times New Roman" w:hAnsi="Times New Roman" w:cs="Times New Roman"/>
            <w:color w:val="0000FF"/>
            <w:sz w:val="24"/>
            <w:szCs w:val="24"/>
            <w:u w:val="single"/>
            <w:lang w:eastAsia="en-IN"/>
          </w:rPr>
          <w:t>code blocks</w:t>
        </w:r>
      </w:hyperlink>
      <w:r w:rsidRPr="001124EF">
        <w:rPr>
          <w:rFonts w:ascii="Times New Roman" w:eastAsia="Times New Roman" w:hAnsi="Times New Roman" w:cs="Times New Roman"/>
          <w:sz w:val="24"/>
          <w:szCs w:val="24"/>
          <w:lang w:eastAsia="en-IN"/>
        </w:rPr>
        <w:t xml:space="preserve">), and </w:t>
      </w:r>
      <w:hyperlink r:id="rId70" w:anchor="emphasis" w:history="1">
        <w:r w:rsidRPr="001124EF">
          <w:rPr>
            <w:rFonts w:ascii="Times New Roman" w:eastAsia="Times New Roman" w:hAnsi="Times New Roman" w:cs="Times New Roman"/>
            <w:color w:val="0000FF"/>
            <w:sz w:val="24"/>
            <w:szCs w:val="24"/>
            <w:u w:val="single"/>
            <w:lang w:eastAsia="en-IN"/>
          </w:rPr>
          <w:t>emphasis</w:t>
        </w:r>
      </w:hyperlink>
      <w:r w:rsidRPr="001124EF">
        <w:rPr>
          <w:rFonts w:ascii="Times New Roman" w:eastAsia="Times New Roman" w:hAnsi="Times New Roman" w:cs="Times New Roman"/>
          <w:sz w:val="24"/>
          <w:szCs w:val="24"/>
          <w:lang w:eastAsia="en-IN"/>
        </w:rPr>
        <w:t>.</w:t>
      </w:r>
    </w:p>
    <w:p w14:paraId="73D832D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You can’t use headings, blockquotes, lists, horizontal rules, images, or most HTML tags.</w:t>
      </w:r>
    </w:p>
    <w:p w14:paraId="482364E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Tip:</w:t>
      </w:r>
      <w:r w:rsidRPr="001124EF">
        <w:rPr>
          <w:rFonts w:ascii="Times New Roman" w:eastAsia="Times New Roman" w:hAnsi="Times New Roman" w:cs="Times New Roman"/>
          <w:sz w:val="24"/>
          <w:szCs w:val="24"/>
          <w:lang w:eastAsia="en-IN"/>
        </w:rPr>
        <w:t xml:space="preserve"> You can use HTML to create </w:t>
      </w:r>
      <w:hyperlink r:id="rId71" w:anchor="line-breaks-within-table-cells" w:history="1">
        <w:r w:rsidRPr="001124EF">
          <w:rPr>
            <w:rFonts w:ascii="Times New Roman" w:eastAsia="Times New Roman" w:hAnsi="Times New Roman" w:cs="Times New Roman"/>
            <w:color w:val="0000FF"/>
            <w:sz w:val="24"/>
            <w:szCs w:val="24"/>
            <w:u w:val="single"/>
            <w:lang w:eastAsia="en-IN"/>
          </w:rPr>
          <w:t>line breaks</w:t>
        </w:r>
      </w:hyperlink>
      <w:r w:rsidRPr="001124EF">
        <w:rPr>
          <w:rFonts w:ascii="Times New Roman" w:eastAsia="Times New Roman" w:hAnsi="Times New Roman" w:cs="Times New Roman"/>
          <w:sz w:val="24"/>
          <w:szCs w:val="24"/>
          <w:lang w:eastAsia="en-IN"/>
        </w:rPr>
        <w:t xml:space="preserve"> and add </w:t>
      </w:r>
      <w:hyperlink r:id="rId72" w:anchor="lists-within-table-cells" w:history="1">
        <w:r w:rsidRPr="001124EF">
          <w:rPr>
            <w:rFonts w:ascii="Times New Roman" w:eastAsia="Times New Roman" w:hAnsi="Times New Roman" w:cs="Times New Roman"/>
            <w:color w:val="0000FF"/>
            <w:sz w:val="24"/>
            <w:szCs w:val="24"/>
            <w:u w:val="single"/>
            <w:lang w:eastAsia="en-IN"/>
          </w:rPr>
          <w:t>lists</w:t>
        </w:r>
      </w:hyperlink>
      <w:r w:rsidRPr="001124EF">
        <w:rPr>
          <w:rFonts w:ascii="Times New Roman" w:eastAsia="Times New Roman" w:hAnsi="Times New Roman" w:cs="Times New Roman"/>
          <w:sz w:val="24"/>
          <w:szCs w:val="24"/>
          <w:lang w:eastAsia="en-IN"/>
        </w:rPr>
        <w:t xml:space="preserve"> within table cells. </w:t>
      </w:r>
    </w:p>
    <w:p w14:paraId="10E3DDFF"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Escaping Pipe Characters in Tables</w:t>
      </w:r>
    </w:p>
    <w:p w14:paraId="10C849D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You can display a pipe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character in a table by using its HTML character code (</w:t>
      </w:r>
      <w:r w:rsidRPr="001124EF">
        <w:rPr>
          <w:rFonts w:ascii="Courier New" w:eastAsia="Times New Roman" w:hAnsi="Courier New" w:cs="Courier New"/>
          <w:sz w:val="20"/>
          <w:lang w:eastAsia="en-IN"/>
        </w:rPr>
        <w:t>&amp;#124;</w:t>
      </w:r>
      <w:r w:rsidRPr="001124EF">
        <w:rPr>
          <w:rFonts w:ascii="Times New Roman" w:eastAsia="Times New Roman" w:hAnsi="Times New Roman" w:cs="Times New Roman"/>
          <w:sz w:val="24"/>
          <w:szCs w:val="24"/>
          <w:lang w:eastAsia="en-IN"/>
        </w:rPr>
        <w:t>).</w:t>
      </w:r>
    </w:p>
    <w:p w14:paraId="6EC4AA05"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Fenced Code Blocks</w:t>
      </w:r>
    </w:p>
    <w:p w14:paraId="09BB6C8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The basic Markdown syntax allows you to create </w:t>
      </w:r>
      <w:hyperlink r:id="rId73" w:anchor="code-blocks" w:history="1">
        <w:r w:rsidRPr="001124EF">
          <w:rPr>
            <w:rFonts w:ascii="Times New Roman" w:eastAsia="Times New Roman" w:hAnsi="Times New Roman" w:cs="Times New Roman"/>
            <w:color w:val="0000FF"/>
            <w:sz w:val="24"/>
            <w:szCs w:val="24"/>
            <w:u w:val="single"/>
            <w:lang w:eastAsia="en-IN"/>
          </w:rPr>
          <w:t>code blocks</w:t>
        </w:r>
      </w:hyperlink>
      <w:r w:rsidRPr="001124EF">
        <w:rPr>
          <w:rFonts w:ascii="Times New Roman" w:eastAsia="Times New Roman" w:hAnsi="Times New Roman" w:cs="Times New Roman"/>
          <w:sz w:val="24"/>
          <w:szCs w:val="24"/>
          <w:lang w:eastAsia="en-IN"/>
        </w:rPr>
        <w:t xml:space="preserve"> by indenting lines by four spaces or one tab. If you find that inconvenient, try using fenced code blocks. Depending on your Markdown processor or editor, you’ll use three backticks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or three tildes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on the lines before and after the code block. The best part? You don’t have to indent any lines!</w:t>
      </w:r>
    </w:p>
    <w:p w14:paraId="763ED09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
    <w:p w14:paraId="62D59D2D"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
    <w:p w14:paraId="37FBC3A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w:t>
      </w:r>
      <w:proofErr w:type="spellStart"/>
      <w:r w:rsidRPr="001124EF">
        <w:rPr>
          <w:rFonts w:ascii="Courier New" w:eastAsia="Times New Roman" w:hAnsi="Courier New" w:cs="Courier New"/>
          <w:sz w:val="20"/>
          <w:lang w:eastAsia="en-IN"/>
        </w:rPr>
        <w:t>firstName</w:t>
      </w:r>
      <w:proofErr w:type="spellEnd"/>
      <w:r w:rsidRPr="001124EF">
        <w:rPr>
          <w:rFonts w:ascii="Courier New" w:eastAsia="Times New Roman" w:hAnsi="Courier New" w:cs="Courier New"/>
          <w:sz w:val="20"/>
          <w:lang w:eastAsia="en-IN"/>
        </w:rPr>
        <w:t>": "John",</w:t>
      </w:r>
    </w:p>
    <w:p w14:paraId="508DC49E"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w:t>
      </w:r>
      <w:proofErr w:type="spellStart"/>
      <w:r w:rsidRPr="001124EF">
        <w:rPr>
          <w:rFonts w:ascii="Courier New" w:eastAsia="Times New Roman" w:hAnsi="Courier New" w:cs="Courier New"/>
          <w:sz w:val="20"/>
          <w:lang w:eastAsia="en-IN"/>
        </w:rPr>
        <w:t>lastName</w:t>
      </w:r>
      <w:proofErr w:type="spellEnd"/>
      <w:r w:rsidRPr="001124EF">
        <w:rPr>
          <w:rFonts w:ascii="Courier New" w:eastAsia="Times New Roman" w:hAnsi="Courier New" w:cs="Courier New"/>
          <w:sz w:val="20"/>
          <w:lang w:eastAsia="en-IN"/>
        </w:rPr>
        <w:t>": "Smith",</w:t>
      </w:r>
    </w:p>
    <w:p w14:paraId="69BCD144"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"age": 25</w:t>
      </w:r>
    </w:p>
    <w:p w14:paraId="0BB4FED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
    <w:p w14:paraId="39A034A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
    <w:p w14:paraId="520FA76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3D960CFC"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
    <w:p w14:paraId="407CEEF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w:t>
      </w:r>
      <w:proofErr w:type="spellStart"/>
      <w:r w:rsidRPr="001124EF">
        <w:rPr>
          <w:rFonts w:ascii="Courier New" w:eastAsia="Times New Roman" w:hAnsi="Courier New" w:cs="Courier New"/>
          <w:sz w:val="20"/>
          <w:lang w:eastAsia="en-IN"/>
        </w:rPr>
        <w:t>firstName</w:t>
      </w:r>
      <w:proofErr w:type="spellEnd"/>
      <w:r w:rsidRPr="001124EF">
        <w:rPr>
          <w:rFonts w:ascii="Courier New" w:eastAsia="Times New Roman" w:hAnsi="Courier New" w:cs="Courier New"/>
          <w:sz w:val="20"/>
          <w:lang w:eastAsia="en-IN"/>
        </w:rPr>
        <w:t>": "John",</w:t>
      </w:r>
    </w:p>
    <w:p w14:paraId="13E88E9E"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w:t>
      </w:r>
      <w:proofErr w:type="spellStart"/>
      <w:r w:rsidRPr="001124EF">
        <w:rPr>
          <w:rFonts w:ascii="Courier New" w:eastAsia="Times New Roman" w:hAnsi="Courier New" w:cs="Courier New"/>
          <w:sz w:val="20"/>
          <w:lang w:eastAsia="en-IN"/>
        </w:rPr>
        <w:t>lastName</w:t>
      </w:r>
      <w:proofErr w:type="spellEnd"/>
      <w:r w:rsidRPr="001124EF">
        <w:rPr>
          <w:rFonts w:ascii="Courier New" w:eastAsia="Times New Roman" w:hAnsi="Courier New" w:cs="Courier New"/>
          <w:sz w:val="20"/>
          <w:lang w:eastAsia="en-IN"/>
        </w:rPr>
        <w:t>": "Smith",</w:t>
      </w:r>
    </w:p>
    <w:p w14:paraId="5BB3F3CD"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"age": 25</w:t>
      </w:r>
    </w:p>
    <w:p w14:paraId="219CE65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
    <w:p w14:paraId="1B3DCD3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Tip:</w:t>
      </w:r>
      <w:r w:rsidRPr="001124EF">
        <w:rPr>
          <w:rFonts w:ascii="Times New Roman" w:eastAsia="Times New Roman" w:hAnsi="Times New Roman" w:cs="Times New Roman"/>
          <w:sz w:val="24"/>
          <w:szCs w:val="24"/>
          <w:lang w:eastAsia="en-IN"/>
        </w:rPr>
        <w:t xml:space="preserve"> Need to display backticks inside a code block? See </w:t>
      </w:r>
      <w:hyperlink r:id="rId74" w:anchor="escaping-backticks" w:history="1">
        <w:r w:rsidRPr="001124EF">
          <w:rPr>
            <w:rFonts w:ascii="Times New Roman" w:eastAsia="Times New Roman" w:hAnsi="Times New Roman" w:cs="Times New Roman"/>
            <w:color w:val="0000FF"/>
            <w:sz w:val="24"/>
            <w:szCs w:val="24"/>
            <w:u w:val="single"/>
            <w:lang w:eastAsia="en-IN"/>
          </w:rPr>
          <w:t>this section</w:t>
        </w:r>
      </w:hyperlink>
      <w:r w:rsidRPr="001124EF">
        <w:rPr>
          <w:rFonts w:ascii="Times New Roman" w:eastAsia="Times New Roman" w:hAnsi="Times New Roman" w:cs="Times New Roman"/>
          <w:sz w:val="24"/>
          <w:szCs w:val="24"/>
          <w:lang w:eastAsia="en-IN"/>
        </w:rPr>
        <w:t xml:space="preserve"> to learn how to escape them. </w:t>
      </w:r>
    </w:p>
    <w:p w14:paraId="2CF735AA"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Syntax Highlighting</w:t>
      </w:r>
    </w:p>
    <w:p w14:paraId="22D27D7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 xml:space="preserve">Many </w:t>
      </w:r>
      <w:proofErr w:type="gramStart"/>
      <w:r w:rsidRPr="001124EF">
        <w:rPr>
          <w:rFonts w:ascii="Times New Roman" w:eastAsia="Times New Roman" w:hAnsi="Times New Roman" w:cs="Times New Roman"/>
          <w:sz w:val="24"/>
          <w:szCs w:val="24"/>
          <w:lang w:eastAsia="en-IN"/>
        </w:rPr>
        <w:t>Markdown</w:t>
      </w:r>
      <w:proofErr w:type="gramEnd"/>
      <w:r w:rsidRPr="001124EF">
        <w:rPr>
          <w:rFonts w:ascii="Times New Roman" w:eastAsia="Times New Roman" w:hAnsi="Times New Roman" w:cs="Times New Roman"/>
          <w:sz w:val="24"/>
          <w:szCs w:val="24"/>
          <w:lang w:eastAsia="en-IN"/>
        </w:rPr>
        <w:t xml:space="preserve"> processors support syntax highlighting for fenced code blocks. This feature allows you to add </w:t>
      </w:r>
      <w:proofErr w:type="spellStart"/>
      <w:r w:rsidRPr="001124EF">
        <w:rPr>
          <w:rFonts w:ascii="Times New Roman" w:eastAsia="Times New Roman" w:hAnsi="Times New Roman" w:cs="Times New Roman"/>
          <w:sz w:val="24"/>
          <w:szCs w:val="24"/>
          <w:lang w:eastAsia="en-IN"/>
        </w:rPr>
        <w:t>color</w:t>
      </w:r>
      <w:proofErr w:type="spellEnd"/>
      <w:r w:rsidRPr="001124EF">
        <w:rPr>
          <w:rFonts w:ascii="Times New Roman" w:eastAsia="Times New Roman" w:hAnsi="Times New Roman" w:cs="Times New Roman"/>
          <w:sz w:val="24"/>
          <w:szCs w:val="24"/>
          <w:lang w:eastAsia="en-IN"/>
        </w:rPr>
        <w:t xml:space="preserve"> highlighting for whatever language your code was written in. To add syntax highlighting, specify a language next to the backticks before the fenced code block.</w:t>
      </w:r>
    </w:p>
    <w:p w14:paraId="00234B3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roofErr w:type="spellStart"/>
      <w:r w:rsidRPr="001124EF">
        <w:rPr>
          <w:rFonts w:ascii="Courier New" w:eastAsia="Times New Roman" w:hAnsi="Courier New" w:cs="Courier New"/>
          <w:sz w:val="20"/>
          <w:lang w:eastAsia="en-IN"/>
        </w:rPr>
        <w:t>json</w:t>
      </w:r>
      <w:proofErr w:type="spellEnd"/>
    </w:p>
    <w:p w14:paraId="65095DC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
    <w:p w14:paraId="335FDBF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w:t>
      </w:r>
      <w:proofErr w:type="spellStart"/>
      <w:r w:rsidRPr="001124EF">
        <w:rPr>
          <w:rFonts w:ascii="Courier New" w:eastAsia="Times New Roman" w:hAnsi="Courier New" w:cs="Courier New"/>
          <w:sz w:val="20"/>
          <w:lang w:eastAsia="en-IN"/>
        </w:rPr>
        <w:t>firstName</w:t>
      </w:r>
      <w:proofErr w:type="spellEnd"/>
      <w:r w:rsidRPr="001124EF">
        <w:rPr>
          <w:rFonts w:ascii="Courier New" w:eastAsia="Times New Roman" w:hAnsi="Courier New" w:cs="Courier New"/>
          <w:sz w:val="20"/>
          <w:lang w:eastAsia="en-IN"/>
        </w:rPr>
        <w:t>": "John",</w:t>
      </w:r>
    </w:p>
    <w:p w14:paraId="7F8547F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w:t>
      </w:r>
      <w:proofErr w:type="spellStart"/>
      <w:r w:rsidRPr="001124EF">
        <w:rPr>
          <w:rFonts w:ascii="Courier New" w:eastAsia="Times New Roman" w:hAnsi="Courier New" w:cs="Courier New"/>
          <w:sz w:val="20"/>
          <w:lang w:eastAsia="en-IN"/>
        </w:rPr>
        <w:t>lastName</w:t>
      </w:r>
      <w:proofErr w:type="spellEnd"/>
      <w:r w:rsidRPr="001124EF">
        <w:rPr>
          <w:rFonts w:ascii="Courier New" w:eastAsia="Times New Roman" w:hAnsi="Courier New" w:cs="Courier New"/>
          <w:sz w:val="20"/>
          <w:lang w:eastAsia="en-IN"/>
        </w:rPr>
        <w:t>": "Smith",</w:t>
      </w:r>
    </w:p>
    <w:p w14:paraId="372707BB"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"age": 25</w:t>
      </w:r>
    </w:p>
    <w:p w14:paraId="6F60568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
    <w:p w14:paraId="5DE4E285"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
    <w:p w14:paraId="30D2E1DB"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252F6AB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
    <w:p w14:paraId="271DFEB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w:t>
      </w:r>
      <w:proofErr w:type="spellStart"/>
      <w:r w:rsidRPr="001124EF">
        <w:rPr>
          <w:rFonts w:ascii="Courier New" w:eastAsia="Times New Roman" w:hAnsi="Courier New" w:cs="Courier New"/>
          <w:sz w:val="20"/>
          <w:lang w:eastAsia="en-IN"/>
        </w:rPr>
        <w:t>firstName</w:t>
      </w:r>
      <w:proofErr w:type="spellEnd"/>
      <w:r w:rsidRPr="001124EF">
        <w:rPr>
          <w:rFonts w:ascii="Courier New" w:eastAsia="Times New Roman" w:hAnsi="Courier New" w:cs="Courier New"/>
          <w:sz w:val="20"/>
          <w:lang w:eastAsia="en-IN"/>
        </w:rPr>
        <w:t>": "John",</w:t>
      </w:r>
    </w:p>
    <w:p w14:paraId="44C1A592"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w:t>
      </w:r>
      <w:proofErr w:type="spellStart"/>
      <w:r w:rsidRPr="001124EF">
        <w:rPr>
          <w:rFonts w:ascii="Courier New" w:eastAsia="Times New Roman" w:hAnsi="Courier New" w:cs="Courier New"/>
          <w:sz w:val="20"/>
          <w:lang w:eastAsia="en-IN"/>
        </w:rPr>
        <w:t>lastName</w:t>
      </w:r>
      <w:proofErr w:type="spellEnd"/>
      <w:r w:rsidRPr="001124EF">
        <w:rPr>
          <w:rFonts w:ascii="Courier New" w:eastAsia="Times New Roman" w:hAnsi="Courier New" w:cs="Courier New"/>
          <w:sz w:val="20"/>
          <w:lang w:eastAsia="en-IN"/>
        </w:rPr>
        <w:t>": "Smith",</w:t>
      </w:r>
    </w:p>
    <w:p w14:paraId="53F9ABE1"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"age": 25</w:t>
      </w:r>
    </w:p>
    <w:p w14:paraId="2C43A86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
    <w:p w14:paraId="3AA09D89"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Footnotes</w:t>
      </w:r>
    </w:p>
    <w:p w14:paraId="3EC85EF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Footnotes allow you to add notes and references without cluttering the body of the document. When you create a footnote, a superscript number with a link appears where you added the footnote reference. Readers can click the link to jump to the content of the footnote at the bottom of the page.</w:t>
      </w:r>
    </w:p>
    <w:p w14:paraId="27F12864"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To create a footnote reference, add a caret and an identifier inside brackets (</w:t>
      </w:r>
      <w:r w:rsidRPr="001124EF">
        <w:rPr>
          <w:rFonts w:ascii="Courier New" w:eastAsia="Times New Roman" w:hAnsi="Courier New" w:cs="Courier New"/>
          <w:sz w:val="20"/>
          <w:lang w:eastAsia="en-IN"/>
        </w:rPr>
        <w:t>[^1]</w:t>
      </w:r>
      <w:r w:rsidRPr="001124EF">
        <w:rPr>
          <w:rFonts w:ascii="Times New Roman" w:eastAsia="Times New Roman" w:hAnsi="Times New Roman" w:cs="Times New Roman"/>
          <w:sz w:val="24"/>
          <w:szCs w:val="24"/>
          <w:lang w:eastAsia="en-IN"/>
        </w:rPr>
        <w:t>). Identifiers can be numbers or words, but they can’t contain spaces or tabs. Identifiers only correlate the footnote reference with the footnote itself — in the output, footnotes are numbered sequentially.</w:t>
      </w:r>
    </w:p>
    <w:p w14:paraId="69A7504E"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Add the footnote using another caret and number inside brackets with a colon and text (</w:t>
      </w:r>
      <w:r w:rsidRPr="001124EF">
        <w:rPr>
          <w:rFonts w:ascii="Courier New" w:eastAsia="Times New Roman" w:hAnsi="Courier New" w:cs="Courier New"/>
          <w:sz w:val="20"/>
          <w:lang w:eastAsia="en-IN"/>
        </w:rPr>
        <w:t>[^1]: My footnote.</w:t>
      </w:r>
      <w:r w:rsidRPr="001124EF">
        <w:rPr>
          <w:rFonts w:ascii="Times New Roman" w:eastAsia="Times New Roman" w:hAnsi="Times New Roman" w:cs="Times New Roman"/>
          <w:sz w:val="24"/>
          <w:szCs w:val="24"/>
          <w:lang w:eastAsia="en-IN"/>
        </w:rPr>
        <w:t>). You don’t have to put footnotes at the end of the document. You can put them anywhere except inside other elements like lists, block quotes, and tables.</w:t>
      </w:r>
    </w:p>
    <w:p w14:paraId="52C0A13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Here's a simple </w:t>
      </w:r>
      <w:proofErr w:type="gramStart"/>
      <w:r w:rsidRPr="001124EF">
        <w:rPr>
          <w:rFonts w:ascii="Courier New" w:eastAsia="Times New Roman" w:hAnsi="Courier New" w:cs="Courier New"/>
          <w:sz w:val="20"/>
          <w:lang w:eastAsia="en-IN"/>
        </w:rPr>
        <w:t>footnote,[</w:t>
      </w:r>
      <w:proofErr w:type="gramEnd"/>
      <w:r w:rsidRPr="001124EF">
        <w:rPr>
          <w:rFonts w:ascii="Courier New" w:eastAsia="Times New Roman" w:hAnsi="Courier New" w:cs="Courier New"/>
          <w:sz w:val="20"/>
          <w:lang w:eastAsia="en-IN"/>
        </w:rPr>
        <w:t>^1] and here's a longer one.[^</w:t>
      </w:r>
      <w:proofErr w:type="spellStart"/>
      <w:r w:rsidRPr="001124EF">
        <w:rPr>
          <w:rFonts w:ascii="Courier New" w:eastAsia="Times New Roman" w:hAnsi="Courier New" w:cs="Courier New"/>
          <w:sz w:val="20"/>
          <w:lang w:eastAsia="en-IN"/>
        </w:rPr>
        <w:t>bignote</w:t>
      </w:r>
      <w:proofErr w:type="spellEnd"/>
      <w:r w:rsidRPr="001124EF">
        <w:rPr>
          <w:rFonts w:ascii="Courier New" w:eastAsia="Times New Roman" w:hAnsi="Courier New" w:cs="Courier New"/>
          <w:sz w:val="20"/>
          <w:lang w:eastAsia="en-IN"/>
        </w:rPr>
        <w:t>]</w:t>
      </w:r>
    </w:p>
    <w:p w14:paraId="42F5B5DD"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74EB4ED"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[^1]: This is the first footnote.</w:t>
      </w:r>
    </w:p>
    <w:p w14:paraId="517FD98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30C95D1F"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w:t>
      </w:r>
      <w:proofErr w:type="spellStart"/>
      <w:r w:rsidRPr="001124EF">
        <w:rPr>
          <w:rFonts w:ascii="Courier New" w:eastAsia="Times New Roman" w:hAnsi="Courier New" w:cs="Courier New"/>
          <w:sz w:val="20"/>
          <w:lang w:eastAsia="en-IN"/>
        </w:rPr>
        <w:t>bignote</w:t>
      </w:r>
      <w:proofErr w:type="spellEnd"/>
      <w:r w:rsidRPr="001124EF">
        <w:rPr>
          <w:rFonts w:ascii="Courier New" w:eastAsia="Times New Roman" w:hAnsi="Courier New" w:cs="Courier New"/>
          <w:sz w:val="20"/>
          <w:lang w:eastAsia="en-IN"/>
        </w:rPr>
        <w:t>]: Here's one with multiple paragraphs and code.</w:t>
      </w:r>
    </w:p>
    <w:p w14:paraId="38064DDF"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64E6352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Indent paragraphs to include them in the footnote.</w:t>
      </w:r>
    </w:p>
    <w:p w14:paraId="6E9234DE"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7A0313B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w:t>
      </w:r>
      <w:proofErr w:type="gramStart"/>
      <w:r w:rsidRPr="001124EF">
        <w:rPr>
          <w:rFonts w:ascii="Courier New" w:eastAsia="Times New Roman" w:hAnsi="Courier New" w:cs="Courier New"/>
          <w:sz w:val="20"/>
          <w:lang w:eastAsia="en-IN"/>
        </w:rPr>
        <w:t>`{ my</w:t>
      </w:r>
      <w:proofErr w:type="gramEnd"/>
      <w:r w:rsidRPr="001124EF">
        <w:rPr>
          <w:rFonts w:ascii="Courier New" w:eastAsia="Times New Roman" w:hAnsi="Courier New" w:cs="Courier New"/>
          <w:sz w:val="20"/>
          <w:lang w:eastAsia="en-IN"/>
        </w:rPr>
        <w:t xml:space="preserve"> code }`</w:t>
      </w:r>
    </w:p>
    <w:p w14:paraId="6318696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3A90CCD1"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Add as many paragraphs as you like.</w:t>
      </w:r>
    </w:p>
    <w:p w14:paraId="600E4870"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1EFDDAB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Here’s a simple footnote,</w:t>
      </w:r>
      <w:hyperlink r:id="rId75" w:anchor="fn:1" w:history="1">
        <w:r w:rsidRPr="001124EF">
          <w:rPr>
            <w:rFonts w:ascii="Times New Roman" w:eastAsia="Times New Roman" w:hAnsi="Times New Roman" w:cs="Times New Roman"/>
            <w:color w:val="0000FF"/>
            <w:sz w:val="24"/>
            <w:szCs w:val="24"/>
            <w:u w:val="single"/>
            <w:vertAlign w:val="superscript"/>
            <w:lang w:eastAsia="en-IN"/>
          </w:rPr>
          <w:t>1</w:t>
        </w:r>
      </w:hyperlink>
      <w:r w:rsidRPr="001124EF">
        <w:rPr>
          <w:rFonts w:ascii="Times New Roman" w:eastAsia="Times New Roman" w:hAnsi="Times New Roman" w:cs="Times New Roman"/>
          <w:sz w:val="24"/>
          <w:szCs w:val="24"/>
          <w:lang w:eastAsia="en-IN"/>
        </w:rPr>
        <w:t xml:space="preserve"> and here’s a longer one.</w:t>
      </w:r>
      <w:hyperlink r:id="rId76" w:anchor="fn:bignote" w:history="1">
        <w:r w:rsidRPr="001124EF">
          <w:rPr>
            <w:rFonts w:ascii="Times New Roman" w:eastAsia="Times New Roman" w:hAnsi="Times New Roman" w:cs="Times New Roman"/>
            <w:color w:val="0000FF"/>
            <w:sz w:val="24"/>
            <w:szCs w:val="24"/>
            <w:u w:val="single"/>
            <w:vertAlign w:val="superscript"/>
            <w:lang w:eastAsia="en-IN"/>
          </w:rPr>
          <w:t>2</w:t>
        </w:r>
      </w:hyperlink>
    </w:p>
    <w:p w14:paraId="0BBC52C9" w14:textId="77777777" w:rsidR="001124EF" w:rsidRPr="001124EF" w:rsidRDefault="001124EF" w:rsidP="001124EF">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This is the first footnote. </w:t>
      </w:r>
      <w:hyperlink r:id="rId77" w:anchor="fnref:1" w:history="1">
        <w:r w:rsidRPr="001124EF">
          <w:rPr>
            <w:rFonts w:ascii="Cambria Math" w:eastAsia="Times New Roman" w:hAnsi="Cambria Math" w:cs="Cambria Math"/>
            <w:color w:val="0000FF"/>
            <w:sz w:val="24"/>
            <w:szCs w:val="24"/>
            <w:u w:val="single"/>
            <w:lang w:eastAsia="en-IN"/>
          </w:rPr>
          <w:t>↩</w:t>
        </w:r>
      </w:hyperlink>
    </w:p>
    <w:p w14:paraId="52C09441" w14:textId="77777777" w:rsidR="001124EF" w:rsidRPr="001124EF" w:rsidRDefault="001124EF" w:rsidP="001124EF">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Here’s one with multiple paragraphs and code.</w:t>
      </w:r>
    </w:p>
    <w:p w14:paraId="41045409" w14:textId="77777777" w:rsidR="001124EF" w:rsidRPr="001124EF" w:rsidRDefault="001124EF" w:rsidP="001124E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Indent paragraphs to include them in the footnote.</w:t>
      </w:r>
    </w:p>
    <w:p w14:paraId="5E18AF9D" w14:textId="77777777" w:rsidR="001124EF" w:rsidRPr="001124EF" w:rsidRDefault="001124EF" w:rsidP="001124EF">
      <w:pPr>
        <w:spacing w:before="100" w:beforeAutospacing="1" w:after="100" w:afterAutospacing="1" w:line="240" w:lineRule="auto"/>
        <w:ind w:left="720"/>
        <w:rPr>
          <w:rFonts w:ascii="Times New Roman" w:eastAsia="Times New Roman" w:hAnsi="Times New Roman" w:cs="Times New Roman"/>
          <w:sz w:val="24"/>
          <w:szCs w:val="24"/>
          <w:lang w:eastAsia="en-IN"/>
        </w:rPr>
      </w:pPr>
      <w:proofErr w:type="gramStart"/>
      <w:r w:rsidRPr="001124EF">
        <w:rPr>
          <w:rFonts w:ascii="Courier New" w:eastAsia="Times New Roman" w:hAnsi="Courier New" w:cs="Courier New"/>
          <w:sz w:val="20"/>
          <w:lang w:eastAsia="en-IN"/>
        </w:rPr>
        <w:t>{ my</w:t>
      </w:r>
      <w:proofErr w:type="gramEnd"/>
      <w:r w:rsidRPr="001124EF">
        <w:rPr>
          <w:rFonts w:ascii="Courier New" w:eastAsia="Times New Roman" w:hAnsi="Courier New" w:cs="Courier New"/>
          <w:sz w:val="20"/>
          <w:lang w:eastAsia="en-IN"/>
        </w:rPr>
        <w:t xml:space="preserve"> code }</w:t>
      </w:r>
    </w:p>
    <w:p w14:paraId="74160BC6" w14:textId="77777777" w:rsidR="001124EF" w:rsidRPr="001124EF" w:rsidRDefault="001124EF" w:rsidP="001124E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Add as many paragraphs as you like. </w:t>
      </w:r>
      <w:hyperlink r:id="rId78" w:anchor="fnref:bignote" w:history="1">
        <w:r w:rsidRPr="001124EF">
          <w:rPr>
            <w:rFonts w:ascii="Cambria Math" w:eastAsia="Times New Roman" w:hAnsi="Cambria Math" w:cs="Cambria Math"/>
            <w:color w:val="0000FF"/>
            <w:sz w:val="24"/>
            <w:szCs w:val="24"/>
            <w:u w:val="single"/>
            <w:lang w:eastAsia="en-IN"/>
          </w:rPr>
          <w:t>↩</w:t>
        </w:r>
      </w:hyperlink>
    </w:p>
    <w:p w14:paraId="0CCEA0CC"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Heading IDs</w:t>
      </w:r>
    </w:p>
    <w:p w14:paraId="6DFB5AF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Many Markdown processors support custom IDs for </w:t>
      </w:r>
      <w:hyperlink r:id="rId79" w:anchor="headings" w:history="1">
        <w:r w:rsidRPr="001124EF">
          <w:rPr>
            <w:rFonts w:ascii="Times New Roman" w:eastAsia="Times New Roman" w:hAnsi="Times New Roman" w:cs="Times New Roman"/>
            <w:color w:val="0000FF"/>
            <w:sz w:val="24"/>
            <w:szCs w:val="24"/>
            <w:u w:val="single"/>
            <w:lang w:eastAsia="en-IN"/>
          </w:rPr>
          <w:t>headings</w:t>
        </w:r>
      </w:hyperlink>
      <w:r w:rsidRPr="001124EF">
        <w:rPr>
          <w:rFonts w:ascii="Times New Roman" w:eastAsia="Times New Roman" w:hAnsi="Times New Roman" w:cs="Times New Roman"/>
          <w:sz w:val="24"/>
          <w:szCs w:val="24"/>
          <w:lang w:eastAsia="en-IN"/>
        </w:rPr>
        <w:t xml:space="preserve"> — some Markdown processors automatically add them. Adding custom IDs allows you to link directly to headings and modify them with CSS. To add a custom heading ID, enclose the custom ID in curly braces on the same line as the heading.</w:t>
      </w:r>
    </w:p>
    <w:p w14:paraId="5EDCCF87"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My Great Heading {#custom-id}</w:t>
      </w:r>
    </w:p>
    <w:p w14:paraId="5812512C"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HTML looks like this:</w:t>
      </w:r>
    </w:p>
    <w:p w14:paraId="51C0EABC"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&lt;h3 id="</w:t>
      </w:r>
      <w:proofErr w:type="gramStart"/>
      <w:r w:rsidRPr="001124EF">
        <w:rPr>
          <w:rFonts w:ascii="Courier New" w:eastAsia="Times New Roman" w:hAnsi="Courier New" w:cs="Courier New"/>
          <w:sz w:val="20"/>
          <w:lang w:eastAsia="en-IN"/>
        </w:rPr>
        <w:t>custom-id</w:t>
      </w:r>
      <w:proofErr w:type="gramEnd"/>
      <w:r w:rsidRPr="001124EF">
        <w:rPr>
          <w:rFonts w:ascii="Courier New" w:eastAsia="Times New Roman" w:hAnsi="Courier New" w:cs="Courier New"/>
          <w:sz w:val="20"/>
          <w:lang w:eastAsia="en-IN"/>
        </w:rPr>
        <w:t>"&gt;My Great Heading&lt;/h3&gt;</w:t>
      </w:r>
    </w:p>
    <w:p w14:paraId="70FA21C2"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Linking to Heading IDs</w:t>
      </w:r>
    </w:p>
    <w:p w14:paraId="46EE0C28"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You can link to headings with custom IDs in the file by creating a </w:t>
      </w:r>
      <w:hyperlink r:id="rId80" w:anchor="links" w:history="1">
        <w:r w:rsidRPr="001124EF">
          <w:rPr>
            <w:rFonts w:ascii="Times New Roman" w:eastAsia="Times New Roman" w:hAnsi="Times New Roman" w:cs="Times New Roman"/>
            <w:color w:val="0000FF"/>
            <w:sz w:val="24"/>
            <w:szCs w:val="24"/>
            <w:u w:val="single"/>
            <w:lang w:eastAsia="en-IN"/>
          </w:rPr>
          <w:t>standard link</w:t>
        </w:r>
      </w:hyperlink>
      <w:r w:rsidRPr="001124EF">
        <w:rPr>
          <w:rFonts w:ascii="Times New Roman" w:eastAsia="Times New Roman" w:hAnsi="Times New Roman" w:cs="Times New Roman"/>
          <w:sz w:val="24"/>
          <w:szCs w:val="24"/>
          <w:lang w:eastAsia="en-IN"/>
        </w:rPr>
        <w:t xml:space="preserve"> with a number sign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xml:space="preserve">) followed by the custom heading ID. These are commonly referred to as </w:t>
      </w:r>
      <w:r w:rsidRPr="001124EF">
        <w:rPr>
          <w:rFonts w:ascii="Times New Roman" w:eastAsia="Times New Roman" w:hAnsi="Times New Roman" w:cs="Times New Roman"/>
          <w:i/>
          <w:iCs/>
          <w:sz w:val="24"/>
          <w:szCs w:val="24"/>
          <w:lang w:eastAsia="en-IN"/>
        </w:rPr>
        <w:t>anchor links</w:t>
      </w:r>
      <w:r w:rsidRPr="001124EF">
        <w:rPr>
          <w:rFonts w:ascii="Times New Roman" w:eastAsia="Times New Roman" w:hAnsi="Times New Roman" w:cs="Times New Roman"/>
          <w:sz w:val="24"/>
          <w:szCs w:val="24"/>
          <w:lang w:eastAsia="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5"/>
        <w:gridCol w:w="4194"/>
        <w:gridCol w:w="1757"/>
      </w:tblGrid>
      <w:tr w:rsidR="001124EF" w:rsidRPr="001124EF" w14:paraId="36369369" w14:textId="77777777" w:rsidTr="001124EF">
        <w:trPr>
          <w:tblHeader/>
          <w:tblCellSpacing w:w="15" w:type="dxa"/>
        </w:trPr>
        <w:tc>
          <w:tcPr>
            <w:tcW w:w="0" w:type="auto"/>
            <w:vAlign w:val="center"/>
            <w:hideMark/>
          </w:tcPr>
          <w:p w14:paraId="35553DF6"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Markdown</w:t>
            </w:r>
          </w:p>
        </w:tc>
        <w:tc>
          <w:tcPr>
            <w:tcW w:w="0" w:type="auto"/>
            <w:vAlign w:val="center"/>
            <w:hideMark/>
          </w:tcPr>
          <w:p w14:paraId="2236E1A2"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HTML</w:t>
            </w:r>
          </w:p>
        </w:tc>
        <w:tc>
          <w:tcPr>
            <w:tcW w:w="0" w:type="auto"/>
            <w:vAlign w:val="center"/>
            <w:hideMark/>
          </w:tcPr>
          <w:p w14:paraId="2E7AC07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Rendered Output</w:t>
            </w:r>
          </w:p>
        </w:tc>
      </w:tr>
      <w:tr w:rsidR="001124EF" w:rsidRPr="001124EF" w14:paraId="736D405A" w14:textId="77777777" w:rsidTr="001124EF">
        <w:trPr>
          <w:tblCellSpacing w:w="15" w:type="dxa"/>
        </w:trPr>
        <w:tc>
          <w:tcPr>
            <w:tcW w:w="0" w:type="auto"/>
            <w:vAlign w:val="center"/>
            <w:hideMark/>
          </w:tcPr>
          <w:p w14:paraId="66C1F87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[Heading </w:t>
            </w:r>
            <w:proofErr w:type="gramStart"/>
            <w:r w:rsidRPr="001124EF">
              <w:rPr>
                <w:rFonts w:ascii="Courier New" w:eastAsia="Times New Roman" w:hAnsi="Courier New" w:cs="Courier New"/>
                <w:sz w:val="20"/>
                <w:lang w:eastAsia="en-IN"/>
              </w:rPr>
              <w:t>IDs](</w:t>
            </w:r>
            <w:proofErr w:type="gramEnd"/>
            <w:r w:rsidRPr="001124EF">
              <w:rPr>
                <w:rFonts w:ascii="Courier New" w:eastAsia="Times New Roman" w:hAnsi="Courier New" w:cs="Courier New"/>
                <w:sz w:val="20"/>
                <w:lang w:eastAsia="en-IN"/>
              </w:rPr>
              <w:t>#heading-ids)</w:t>
            </w:r>
          </w:p>
        </w:tc>
        <w:tc>
          <w:tcPr>
            <w:tcW w:w="0" w:type="auto"/>
            <w:vAlign w:val="center"/>
            <w:hideMark/>
          </w:tcPr>
          <w:p w14:paraId="3A66A8FB"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 xml:space="preserve">&lt;a </w:t>
            </w:r>
            <w:proofErr w:type="spellStart"/>
            <w:r w:rsidRPr="001124EF">
              <w:rPr>
                <w:rFonts w:ascii="Courier New" w:eastAsia="Times New Roman" w:hAnsi="Courier New" w:cs="Courier New"/>
                <w:sz w:val="20"/>
                <w:lang w:eastAsia="en-IN"/>
              </w:rPr>
              <w:t>href</w:t>
            </w:r>
            <w:proofErr w:type="spellEnd"/>
            <w:r w:rsidRPr="001124EF">
              <w:rPr>
                <w:rFonts w:ascii="Courier New" w:eastAsia="Times New Roman" w:hAnsi="Courier New" w:cs="Courier New"/>
                <w:sz w:val="20"/>
                <w:lang w:eastAsia="en-IN"/>
              </w:rPr>
              <w:t>="#heading-ids"&gt;Heading IDs&lt;/a&gt;</w:t>
            </w:r>
          </w:p>
        </w:tc>
        <w:tc>
          <w:tcPr>
            <w:tcW w:w="0" w:type="auto"/>
            <w:vAlign w:val="center"/>
            <w:hideMark/>
          </w:tcPr>
          <w:p w14:paraId="0F6D694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hyperlink r:id="rId81" w:anchor="heading-ids" w:history="1">
              <w:r w:rsidRPr="001124EF">
                <w:rPr>
                  <w:rFonts w:ascii="Times New Roman" w:eastAsia="Times New Roman" w:hAnsi="Times New Roman" w:cs="Times New Roman"/>
                  <w:color w:val="0000FF"/>
                  <w:sz w:val="24"/>
                  <w:szCs w:val="24"/>
                  <w:u w:val="single"/>
                  <w:lang w:eastAsia="en-IN"/>
                </w:rPr>
                <w:t>Heading IDs</w:t>
              </w:r>
            </w:hyperlink>
          </w:p>
        </w:tc>
      </w:tr>
    </w:tbl>
    <w:p w14:paraId="414AC24B"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Other websites can link to the heading by adding the custom heading ID to the full URL of the webpage (</w:t>
      </w:r>
      <w:proofErr w:type="spellStart"/>
      <w:r w:rsidRPr="001124EF">
        <w:rPr>
          <w:rFonts w:ascii="Times New Roman" w:eastAsia="Times New Roman" w:hAnsi="Times New Roman" w:cs="Times New Roman"/>
          <w:sz w:val="24"/>
          <w:szCs w:val="24"/>
          <w:lang w:eastAsia="en-IN"/>
        </w:rPr>
        <w:t>e.g</w:t>
      </w:r>
      <w:proofErr w:type="spellEnd"/>
      <w:r w:rsidRPr="001124EF">
        <w:rPr>
          <w:rFonts w:ascii="Times New Roman" w:eastAsia="Times New Roman" w:hAnsi="Times New Roman" w:cs="Times New Roman"/>
          <w:sz w:val="24"/>
          <w:szCs w:val="24"/>
          <w:lang w:eastAsia="en-IN"/>
        </w:rPr>
        <w:t xml:space="preserve">, </w:t>
      </w:r>
      <w:r w:rsidRPr="001124EF">
        <w:rPr>
          <w:rFonts w:ascii="Courier New" w:eastAsia="Times New Roman" w:hAnsi="Courier New" w:cs="Courier New"/>
          <w:sz w:val="20"/>
          <w:lang w:eastAsia="en-IN"/>
        </w:rPr>
        <w:t xml:space="preserve">[Heading </w:t>
      </w:r>
      <w:proofErr w:type="gramStart"/>
      <w:r w:rsidRPr="001124EF">
        <w:rPr>
          <w:rFonts w:ascii="Courier New" w:eastAsia="Times New Roman" w:hAnsi="Courier New" w:cs="Courier New"/>
          <w:sz w:val="20"/>
          <w:lang w:eastAsia="en-IN"/>
        </w:rPr>
        <w:t>IDs](</w:t>
      </w:r>
      <w:proofErr w:type="gramEnd"/>
      <w:r w:rsidRPr="001124EF">
        <w:rPr>
          <w:rFonts w:ascii="Courier New" w:eastAsia="Times New Roman" w:hAnsi="Courier New" w:cs="Courier New"/>
          <w:sz w:val="20"/>
          <w:lang w:eastAsia="en-IN"/>
        </w:rPr>
        <w:t>https://www.markdownguide.org/extended-syntax#heading-ids)</w:t>
      </w:r>
      <w:r w:rsidRPr="001124EF">
        <w:rPr>
          <w:rFonts w:ascii="Times New Roman" w:eastAsia="Times New Roman" w:hAnsi="Times New Roman" w:cs="Times New Roman"/>
          <w:sz w:val="24"/>
          <w:szCs w:val="24"/>
          <w:lang w:eastAsia="en-IN"/>
        </w:rPr>
        <w:t>).</w:t>
      </w:r>
    </w:p>
    <w:p w14:paraId="6C0C8BFD"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Definition Lists</w:t>
      </w:r>
    </w:p>
    <w:p w14:paraId="38635376"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Some Markdown processors allow you to create </w:t>
      </w:r>
      <w:r w:rsidRPr="001124EF">
        <w:rPr>
          <w:rFonts w:ascii="Times New Roman" w:eastAsia="Times New Roman" w:hAnsi="Times New Roman" w:cs="Times New Roman"/>
          <w:i/>
          <w:iCs/>
          <w:sz w:val="24"/>
          <w:szCs w:val="24"/>
          <w:lang w:eastAsia="en-IN"/>
        </w:rPr>
        <w:t>definition lists</w:t>
      </w:r>
      <w:r w:rsidRPr="001124EF">
        <w:rPr>
          <w:rFonts w:ascii="Times New Roman" w:eastAsia="Times New Roman" w:hAnsi="Times New Roman" w:cs="Times New Roman"/>
          <w:sz w:val="24"/>
          <w:szCs w:val="24"/>
          <w:lang w:eastAsia="en-IN"/>
        </w:rPr>
        <w:t xml:space="preserve"> of terms and their corresponding definitions. To create a definition list, type the term on the first line. On the next line, type a colon followed by a space and the definition.</w:t>
      </w:r>
    </w:p>
    <w:p w14:paraId="558594BB"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First Term</w:t>
      </w:r>
    </w:p>
    <w:p w14:paraId="00A7B2FD"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This is the definition of the first term.</w:t>
      </w:r>
    </w:p>
    <w:p w14:paraId="3C8A3A5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1DED4925"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Second Term</w:t>
      </w:r>
    </w:p>
    <w:p w14:paraId="331BC31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This is one definition of the second term.</w:t>
      </w:r>
    </w:p>
    <w:p w14:paraId="4B184177"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This is another definition of the second term.</w:t>
      </w:r>
    </w:p>
    <w:p w14:paraId="7C945296"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HTML looks like this:</w:t>
      </w:r>
    </w:p>
    <w:p w14:paraId="613134F5"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lastRenderedPageBreak/>
        <w:t>&lt;dl&gt;</w:t>
      </w:r>
    </w:p>
    <w:p w14:paraId="37C98D92"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&lt;dt&gt;First Term&lt;/dt&gt;</w:t>
      </w:r>
    </w:p>
    <w:p w14:paraId="4A48E97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&lt;dd&gt;This is the definition of the first </w:t>
      </w:r>
      <w:proofErr w:type="gramStart"/>
      <w:r w:rsidRPr="001124EF">
        <w:rPr>
          <w:rFonts w:ascii="Courier New" w:eastAsia="Times New Roman" w:hAnsi="Courier New" w:cs="Courier New"/>
          <w:sz w:val="20"/>
          <w:lang w:eastAsia="en-IN"/>
        </w:rPr>
        <w:t>term.&lt;</w:t>
      </w:r>
      <w:proofErr w:type="gramEnd"/>
      <w:r w:rsidRPr="001124EF">
        <w:rPr>
          <w:rFonts w:ascii="Courier New" w:eastAsia="Times New Roman" w:hAnsi="Courier New" w:cs="Courier New"/>
          <w:sz w:val="20"/>
          <w:lang w:eastAsia="en-IN"/>
        </w:rPr>
        <w:t>/dd&gt;</w:t>
      </w:r>
    </w:p>
    <w:p w14:paraId="6A314262"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&lt;dt&gt;Second Term&lt;/dt&gt;</w:t>
      </w:r>
    </w:p>
    <w:p w14:paraId="7ECCA6B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&lt;dd&gt;This is one definition of the second term. &lt;/dd&gt;</w:t>
      </w:r>
    </w:p>
    <w:p w14:paraId="0C253AD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&lt;dd&gt;This is another definition of the second </w:t>
      </w:r>
      <w:proofErr w:type="gramStart"/>
      <w:r w:rsidRPr="001124EF">
        <w:rPr>
          <w:rFonts w:ascii="Courier New" w:eastAsia="Times New Roman" w:hAnsi="Courier New" w:cs="Courier New"/>
          <w:sz w:val="20"/>
          <w:lang w:eastAsia="en-IN"/>
        </w:rPr>
        <w:t>term.&lt;</w:t>
      </w:r>
      <w:proofErr w:type="gramEnd"/>
      <w:r w:rsidRPr="001124EF">
        <w:rPr>
          <w:rFonts w:ascii="Courier New" w:eastAsia="Times New Roman" w:hAnsi="Courier New" w:cs="Courier New"/>
          <w:sz w:val="20"/>
          <w:lang w:eastAsia="en-IN"/>
        </w:rPr>
        <w:t>/dd&gt;</w:t>
      </w:r>
    </w:p>
    <w:p w14:paraId="0B4E002D"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&lt;/dl&gt;</w:t>
      </w:r>
    </w:p>
    <w:p w14:paraId="4A69842E"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4D00BDA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First Term</w:t>
      </w:r>
    </w:p>
    <w:p w14:paraId="307809C1" w14:textId="77777777" w:rsidR="001124EF" w:rsidRPr="001124EF" w:rsidRDefault="001124EF" w:rsidP="001124EF">
      <w:pPr>
        <w:spacing w:after="0" w:line="240" w:lineRule="auto"/>
        <w:ind w:left="720"/>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This is the definition of the first term.</w:t>
      </w:r>
    </w:p>
    <w:p w14:paraId="081B0E6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Second Term</w:t>
      </w:r>
    </w:p>
    <w:p w14:paraId="11043E5E" w14:textId="77777777" w:rsidR="001124EF" w:rsidRPr="001124EF" w:rsidRDefault="001124EF" w:rsidP="001124EF">
      <w:pPr>
        <w:spacing w:after="0" w:line="240" w:lineRule="auto"/>
        <w:ind w:left="720"/>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This is one definition of the second term.</w:t>
      </w:r>
    </w:p>
    <w:p w14:paraId="6AD9516C" w14:textId="77777777" w:rsidR="001124EF" w:rsidRPr="001124EF" w:rsidRDefault="001124EF" w:rsidP="001124EF">
      <w:pPr>
        <w:spacing w:after="0" w:line="240" w:lineRule="auto"/>
        <w:ind w:left="720"/>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This is another definition of the second term.</w:t>
      </w:r>
    </w:p>
    <w:p w14:paraId="2E157BB2"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Strikethrough</w:t>
      </w:r>
    </w:p>
    <w:p w14:paraId="09371F0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You can strikethrough words by putting a horizontal line through the </w:t>
      </w:r>
      <w:proofErr w:type="spellStart"/>
      <w:r w:rsidRPr="001124EF">
        <w:rPr>
          <w:rFonts w:ascii="Times New Roman" w:eastAsia="Times New Roman" w:hAnsi="Times New Roman" w:cs="Times New Roman"/>
          <w:sz w:val="24"/>
          <w:szCs w:val="24"/>
          <w:lang w:eastAsia="en-IN"/>
        </w:rPr>
        <w:t>center</w:t>
      </w:r>
      <w:proofErr w:type="spellEnd"/>
      <w:r w:rsidRPr="001124EF">
        <w:rPr>
          <w:rFonts w:ascii="Times New Roman" w:eastAsia="Times New Roman" w:hAnsi="Times New Roman" w:cs="Times New Roman"/>
          <w:sz w:val="24"/>
          <w:szCs w:val="24"/>
          <w:lang w:eastAsia="en-IN"/>
        </w:rPr>
        <w:t xml:space="preserve"> of them. The result looks </w:t>
      </w:r>
      <w:del w:id="0" w:author="Unknown">
        <w:r w:rsidRPr="001124EF">
          <w:rPr>
            <w:rFonts w:ascii="Times New Roman" w:eastAsia="Times New Roman" w:hAnsi="Times New Roman" w:cs="Times New Roman"/>
            <w:sz w:val="24"/>
            <w:szCs w:val="24"/>
            <w:lang w:eastAsia="en-IN"/>
          </w:rPr>
          <w:delText>like this</w:delText>
        </w:r>
      </w:del>
      <w:r w:rsidRPr="001124EF">
        <w:rPr>
          <w:rFonts w:ascii="Times New Roman" w:eastAsia="Times New Roman" w:hAnsi="Times New Roman" w:cs="Times New Roman"/>
          <w:sz w:val="24"/>
          <w:szCs w:val="24"/>
          <w:lang w:eastAsia="en-IN"/>
        </w:rPr>
        <w:t>. This feature allows you to indicate that certain words are a mistake not meant for inclusion in the document. To strikethrough words, use two tilde symbols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before and after the words.</w:t>
      </w:r>
    </w:p>
    <w:p w14:paraId="22AE0E5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~~The world is </w:t>
      </w:r>
      <w:proofErr w:type="gramStart"/>
      <w:r w:rsidRPr="001124EF">
        <w:rPr>
          <w:rFonts w:ascii="Courier New" w:eastAsia="Times New Roman" w:hAnsi="Courier New" w:cs="Courier New"/>
          <w:sz w:val="20"/>
          <w:lang w:eastAsia="en-IN"/>
        </w:rPr>
        <w:t>flat.~</w:t>
      </w:r>
      <w:proofErr w:type="gramEnd"/>
      <w:r w:rsidRPr="001124EF">
        <w:rPr>
          <w:rFonts w:ascii="Courier New" w:eastAsia="Times New Roman" w:hAnsi="Courier New" w:cs="Courier New"/>
          <w:sz w:val="20"/>
          <w:lang w:eastAsia="en-IN"/>
        </w:rPr>
        <w:t>~ We now know that the world is round.</w:t>
      </w:r>
    </w:p>
    <w:p w14:paraId="0A68B4F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6DF3124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del w:id="1" w:author="Unknown">
        <w:r w:rsidRPr="001124EF">
          <w:rPr>
            <w:rFonts w:ascii="Times New Roman" w:eastAsia="Times New Roman" w:hAnsi="Times New Roman" w:cs="Times New Roman"/>
            <w:sz w:val="24"/>
            <w:szCs w:val="24"/>
            <w:lang w:eastAsia="en-IN"/>
          </w:rPr>
          <w:delText>The world is flat.</w:delText>
        </w:r>
      </w:del>
      <w:r w:rsidRPr="001124EF">
        <w:rPr>
          <w:rFonts w:ascii="Times New Roman" w:eastAsia="Times New Roman" w:hAnsi="Times New Roman" w:cs="Times New Roman"/>
          <w:sz w:val="24"/>
          <w:szCs w:val="24"/>
          <w:lang w:eastAsia="en-IN"/>
        </w:rPr>
        <w:t xml:space="preserve"> We now know that the world is round.</w:t>
      </w:r>
    </w:p>
    <w:p w14:paraId="21118151"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Task Lists</w:t>
      </w:r>
    </w:p>
    <w:p w14:paraId="379AD19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Task lists (also referred to as </w:t>
      </w:r>
      <w:r w:rsidRPr="001124EF">
        <w:rPr>
          <w:rFonts w:ascii="Times New Roman" w:eastAsia="Times New Roman" w:hAnsi="Times New Roman" w:cs="Times New Roman"/>
          <w:i/>
          <w:iCs/>
          <w:sz w:val="24"/>
          <w:szCs w:val="24"/>
          <w:lang w:eastAsia="en-IN"/>
        </w:rPr>
        <w:t>checklists</w:t>
      </w:r>
      <w:r w:rsidRPr="001124EF">
        <w:rPr>
          <w:rFonts w:ascii="Times New Roman" w:eastAsia="Times New Roman" w:hAnsi="Times New Roman" w:cs="Times New Roman"/>
          <w:sz w:val="24"/>
          <w:szCs w:val="24"/>
          <w:lang w:eastAsia="en-IN"/>
        </w:rPr>
        <w:t xml:space="preserve"> and </w:t>
      </w:r>
      <w:proofErr w:type="spellStart"/>
      <w:r w:rsidRPr="001124EF">
        <w:rPr>
          <w:rFonts w:ascii="Times New Roman" w:eastAsia="Times New Roman" w:hAnsi="Times New Roman" w:cs="Times New Roman"/>
          <w:i/>
          <w:iCs/>
          <w:sz w:val="24"/>
          <w:szCs w:val="24"/>
          <w:lang w:eastAsia="en-IN"/>
        </w:rPr>
        <w:t>todo</w:t>
      </w:r>
      <w:proofErr w:type="spellEnd"/>
      <w:r w:rsidRPr="001124EF">
        <w:rPr>
          <w:rFonts w:ascii="Times New Roman" w:eastAsia="Times New Roman" w:hAnsi="Times New Roman" w:cs="Times New Roman"/>
          <w:sz w:val="24"/>
          <w:szCs w:val="24"/>
          <w:lang w:eastAsia="en-IN"/>
        </w:rPr>
        <w:t xml:space="preserve"> lists) allow you to create a list of items with checkboxes. In Markdown applications that support task lists, checkboxes will be displayed next to the content. To create a task list, add dashes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and brackets with a space (</w:t>
      </w:r>
      <w:proofErr w:type="gramStart"/>
      <w:r w:rsidRPr="001124EF">
        <w:rPr>
          <w:rFonts w:ascii="Courier New" w:eastAsia="Times New Roman" w:hAnsi="Courier New" w:cs="Courier New"/>
          <w:sz w:val="20"/>
          <w:lang w:eastAsia="en-IN"/>
        </w:rPr>
        <w:t>[ ]</w:t>
      </w:r>
      <w:proofErr w:type="gramEnd"/>
      <w:r w:rsidRPr="001124EF">
        <w:rPr>
          <w:rFonts w:ascii="Times New Roman" w:eastAsia="Times New Roman" w:hAnsi="Times New Roman" w:cs="Times New Roman"/>
          <w:sz w:val="24"/>
          <w:szCs w:val="24"/>
          <w:lang w:eastAsia="en-IN"/>
        </w:rPr>
        <w:t xml:space="preserve">) in front of task list items. To select a checkbox, add an </w:t>
      </w:r>
      <w:r w:rsidRPr="001124EF">
        <w:rPr>
          <w:rFonts w:ascii="Courier New" w:eastAsia="Times New Roman" w:hAnsi="Courier New" w:cs="Courier New"/>
          <w:sz w:val="20"/>
          <w:lang w:eastAsia="en-IN"/>
        </w:rPr>
        <w:t>x</w:t>
      </w:r>
      <w:r w:rsidRPr="001124EF">
        <w:rPr>
          <w:rFonts w:ascii="Times New Roman" w:eastAsia="Times New Roman" w:hAnsi="Times New Roman" w:cs="Times New Roman"/>
          <w:sz w:val="24"/>
          <w:szCs w:val="24"/>
          <w:lang w:eastAsia="en-IN"/>
        </w:rPr>
        <w:t xml:space="preserve"> in between the brackets (</w:t>
      </w:r>
      <w:r w:rsidRPr="001124EF">
        <w:rPr>
          <w:rFonts w:ascii="Courier New" w:eastAsia="Times New Roman" w:hAnsi="Courier New" w:cs="Courier New"/>
          <w:sz w:val="20"/>
          <w:lang w:eastAsia="en-IN"/>
        </w:rPr>
        <w:t>[x]</w:t>
      </w:r>
      <w:r w:rsidRPr="001124EF">
        <w:rPr>
          <w:rFonts w:ascii="Times New Roman" w:eastAsia="Times New Roman" w:hAnsi="Times New Roman" w:cs="Times New Roman"/>
          <w:sz w:val="24"/>
          <w:szCs w:val="24"/>
          <w:lang w:eastAsia="en-IN"/>
        </w:rPr>
        <w:t>).</w:t>
      </w:r>
    </w:p>
    <w:p w14:paraId="4966C36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 Write the press release</w:t>
      </w:r>
    </w:p>
    <w:p w14:paraId="066224F4"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w:t>
      </w:r>
      <w:proofErr w:type="gramStart"/>
      <w:r w:rsidRPr="001124EF">
        <w:rPr>
          <w:rFonts w:ascii="Courier New" w:eastAsia="Times New Roman" w:hAnsi="Courier New" w:cs="Courier New"/>
          <w:sz w:val="20"/>
          <w:lang w:eastAsia="en-IN"/>
        </w:rPr>
        <w:t>[ ]</w:t>
      </w:r>
      <w:proofErr w:type="gramEnd"/>
      <w:r w:rsidRPr="001124EF">
        <w:rPr>
          <w:rFonts w:ascii="Courier New" w:eastAsia="Times New Roman" w:hAnsi="Courier New" w:cs="Courier New"/>
          <w:sz w:val="20"/>
          <w:lang w:eastAsia="en-IN"/>
        </w:rPr>
        <w:t xml:space="preserve"> Update the website</w:t>
      </w:r>
    </w:p>
    <w:p w14:paraId="7E304767"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w:t>
      </w:r>
      <w:proofErr w:type="gramStart"/>
      <w:r w:rsidRPr="001124EF">
        <w:rPr>
          <w:rFonts w:ascii="Courier New" w:eastAsia="Times New Roman" w:hAnsi="Courier New" w:cs="Courier New"/>
          <w:sz w:val="20"/>
          <w:lang w:eastAsia="en-IN"/>
        </w:rPr>
        <w:t>[ ]</w:t>
      </w:r>
      <w:proofErr w:type="gramEnd"/>
      <w:r w:rsidRPr="001124EF">
        <w:rPr>
          <w:rFonts w:ascii="Courier New" w:eastAsia="Times New Roman" w:hAnsi="Courier New" w:cs="Courier New"/>
          <w:sz w:val="20"/>
          <w:lang w:eastAsia="en-IN"/>
        </w:rPr>
        <w:t xml:space="preserve"> Contact the media</w:t>
      </w:r>
    </w:p>
    <w:p w14:paraId="1D30456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5FE3A4E2" w14:textId="55B4C656"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noProof/>
          <w:sz w:val="24"/>
          <w:szCs w:val="24"/>
          <w:lang w:eastAsia="en-IN"/>
        </w:rPr>
        <w:drawing>
          <wp:inline distT="0" distB="0" distL="0" distR="0" wp14:anchorId="06C56C1A" wp14:editId="6B87D9A0">
            <wp:extent cx="1781175" cy="752475"/>
            <wp:effectExtent l="0" t="0" r="9525" b="9525"/>
            <wp:docPr id="4" name="Picture 4" descr="Markdown tas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kdown task li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81175" cy="752475"/>
                    </a:xfrm>
                    <a:prstGeom prst="rect">
                      <a:avLst/>
                    </a:prstGeom>
                    <a:noFill/>
                    <a:ln>
                      <a:noFill/>
                    </a:ln>
                  </pic:spPr>
                </pic:pic>
              </a:graphicData>
            </a:graphic>
          </wp:inline>
        </w:drawing>
      </w:r>
    </w:p>
    <w:p w14:paraId="3B3966D7"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Emoji</w:t>
      </w:r>
    </w:p>
    <w:p w14:paraId="242B1FCC"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 xml:space="preserve">There are two ways to add emoji to Markdown files: copy and paste the emoji into your Markdown-formatted text, or type </w:t>
      </w:r>
      <w:r w:rsidRPr="001124EF">
        <w:rPr>
          <w:rFonts w:ascii="Times New Roman" w:eastAsia="Times New Roman" w:hAnsi="Times New Roman" w:cs="Times New Roman"/>
          <w:i/>
          <w:iCs/>
          <w:sz w:val="24"/>
          <w:szCs w:val="24"/>
          <w:lang w:eastAsia="en-IN"/>
        </w:rPr>
        <w:t xml:space="preserve">emoji </w:t>
      </w:r>
      <w:proofErr w:type="spellStart"/>
      <w:r w:rsidRPr="001124EF">
        <w:rPr>
          <w:rFonts w:ascii="Times New Roman" w:eastAsia="Times New Roman" w:hAnsi="Times New Roman" w:cs="Times New Roman"/>
          <w:i/>
          <w:iCs/>
          <w:sz w:val="24"/>
          <w:szCs w:val="24"/>
          <w:lang w:eastAsia="en-IN"/>
        </w:rPr>
        <w:t>shortcodes</w:t>
      </w:r>
      <w:proofErr w:type="spellEnd"/>
      <w:r w:rsidRPr="001124EF">
        <w:rPr>
          <w:rFonts w:ascii="Times New Roman" w:eastAsia="Times New Roman" w:hAnsi="Times New Roman" w:cs="Times New Roman"/>
          <w:sz w:val="24"/>
          <w:szCs w:val="24"/>
          <w:lang w:eastAsia="en-IN"/>
        </w:rPr>
        <w:t>.</w:t>
      </w:r>
    </w:p>
    <w:p w14:paraId="256F98D9"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Copying and Pasting Emoji</w:t>
      </w:r>
    </w:p>
    <w:p w14:paraId="4547781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In most cases, you can simply copy an emoji from a source like </w:t>
      </w:r>
      <w:hyperlink r:id="rId83" w:history="1">
        <w:proofErr w:type="spellStart"/>
        <w:r w:rsidRPr="001124EF">
          <w:rPr>
            <w:rFonts w:ascii="Times New Roman" w:eastAsia="Times New Roman" w:hAnsi="Times New Roman" w:cs="Times New Roman"/>
            <w:color w:val="0000FF"/>
            <w:sz w:val="24"/>
            <w:szCs w:val="24"/>
            <w:u w:val="single"/>
            <w:lang w:eastAsia="en-IN"/>
          </w:rPr>
          <w:t>Emojipedia</w:t>
        </w:r>
        <w:proofErr w:type="spellEnd"/>
      </w:hyperlink>
      <w:r w:rsidRPr="001124EF">
        <w:rPr>
          <w:rFonts w:ascii="Times New Roman" w:eastAsia="Times New Roman" w:hAnsi="Times New Roman" w:cs="Times New Roman"/>
          <w:sz w:val="24"/>
          <w:szCs w:val="24"/>
          <w:lang w:eastAsia="en-IN"/>
        </w:rPr>
        <w:t xml:space="preserve"> and paste it into your document. Many Markdown applications will automatically display the emoji in the Markdown-formatted text. The HTML and PDF files you export from your Markdown application should display the emoji.</w:t>
      </w:r>
    </w:p>
    <w:p w14:paraId="61D74AEB"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Tip:</w:t>
      </w:r>
      <w:r w:rsidRPr="001124EF">
        <w:rPr>
          <w:rFonts w:ascii="Times New Roman" w:eastAsia="Times New Roman" w:hAnsi="Times New Roman" w:cs="Times New Roman"/>
          <w:sz w:val="24"/>
          <w:szCs w:val="24"/>
          <w:lang w:eastAsia="en-IN"/>
        </w:rPr>
        <w:t xml:space="preserve"> If you're using a static site generator, make sure you </w:t>
      </w:r>
      <w:hyperlink r:id="rId84" w:history="1">
        <w:r w:rsidRPr="001124EF">
          <w:rPr>
            <w:rFonts w:ascii="Times New Roman" w:eastAsia="Times New Roman" w:hAnsi="Times New Roman" w:cs="Times New Roman"/>
            <w:color w:val="0000FF"/>
            <w:sz w:val="24"/>
            <w:szCs w:val="24"/>
            <w:u w:val="single"/>
            <w:lang w:eastAsia="en-IN"/>
          </w:rPr>
          <w:t>encode HTML pages as UTF-8</w:t>
        </w:r>
      </w:hyperlink>
      <w:r w:rsidRPr="001124EF">
        <w:rPr>
          <w:rFonts w:ascii="Times New Roman" w:eastAsia="Times New Roman" w:hAnsi="Times New Roman" w:cs="Times New Roman"/>
          <w:sz w:val="24"/>
          <w:szCs w:val="24"/>
          <w:lang w:eastAsia="en-IN"/>
        </w:rPr>
        <w:t xml:space="preserve">. </w:t>
      </w:r>
    </w:p>
    <w:p w14:paraId="1B621288"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 xml:space="preserve">Using Emoji </w:t>
      </w:r>
      <w:proofErr w:type="spellStart"/>
      <w:r w:rsidRPr="001124EF">
        <w:rPr>
          <w:rFonts w:ascii="Times New Roman" w:eastAsia="Times New Roman" w:hAnsi="Times New Roman" w:cs="Times New Roman"/>
          <w:b/>
          <w:bCs/>
          <w:sz w:val="27"/>
          <w:szCs w:val="27"/>
          <w:lang w:eastAsia="en-IN"/>
        </w:rPr>
        <w:t>Shortcodes</w:t>
      </w:r>
      <w:proofErr w:type="spellEnd"/>
    </w:p>
    <w:p w14:paraId="1C6DBA3C"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Some Markdown applications allow you to insert emoji by typing emoji </w:t>
      </w:r>
      <w:proofErr w:type="spellStart"/>
      <w:r w:rsidRPr="001124EF">
        <w:rPr>
          <w:rFonts w:ascii="Times New Roman" w:eastAsia="Times New Roman" w:hAnsi="Times New Roman" w:cs="Times New Roman"/>
          <w:sz w:val="24"/>
          <w:szCs w:val="24"/>
          <w:lang w:eastAsia="en-IN"/>
        </w:rPr>
        <w:t>shortcodes</w:t>
      </w:r>
      <w:proofErr w:type="spellEnd"/>
      <w:r w:rsidRPr="001124EF">
        <w:rPr>
          <w:rFonts w:ascii="Times New Roman" w:eastAsia="Times New Roman" w:hAnsi="Times New Roman" w:cs="Times New Roman"/>
          <w:sz w:val="24"/>
          <w:szCs w:val="24"/>
          <w:lang w:eastAsia="en-IN"/>
        </w:rPr>
        <w:t>. These begin and end with a colon and include the name of an emoji.</w:t>
      </w:r>
    </w:p>
    <w:p w14:paraId="388E4692"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Gone camping! </w:t>
      </w:r>
      <w:proofErr w:type="gramStart"/>
      <w:r w:rsidRPr="001124EF">
        <w:rPr>
          <w:rFonts w:ascii="Courier New" w:eastAsia="Times New Roman" w:hAnsi="Courier New" w:cs="Courier New"/>
          <w:sz w:val="20"/>
          <w:lang w:eastAsia="en-IN"/>
        </w:rPr>
        <w:t>:tent</w:t>
      </w:r>
      <w:proofErr w:type="gramEnd"/>
      <w:r w:rsidRPr="001124EF">
        <w:rPr>
          <w:rFonts w:ascii="Courier New" w:eastAsia="Times New Roman" w:hAnsi="Courier New" w:cs="Courier New"/>
          <w:sz w:val="20"/>
          <w:lang w:eastAsia="en-IN"/>
        </w:rPr>
        <w:t>: Be back soon.</w:t>
      </w:r>
    </w:p>
    <w:p w14:paraId="4536206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4886400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That is so funny! </w:t>
      </w:r>
      <w:proofErr w:type="gramStart"/>
      <w:r w:rsidRPr="001124EF">
        <w:rPr>
          <w:rFonts w:ascii="Courier New" w:eastAsia="Times New Roman" w:hAnsi="Courier New" w:cs="Courier New"/>
          <w:sz w:val="20"/>
          <w:lang w:eastAsia="en-IN"/>
        </w:rPr>
        <w:t>:joy</w:t>
      </w:r>
      <w:proofErr w:type="gramEnd"/>
      <w:r w:rsidRPr="001124EF">
        <w:rPr>
          <w:rFonts w:ascii="Courier New" w:eastAsia="Times New Roman" w:hAnsi="Courier New" w:cs="Courier New"/>
          <w:sz w:val="20"/>
          <w:lang w:eastAsia="en-IN"/>
        </w:rPr>
        <w:t>:</w:t>
      </w:r>
    </w:p>
    <w:p w14:paraId="615304E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48EF691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Gone camping! </w:t>
      </w:r>
      <w:r w:rsidRPr="001124EF">
        <w:rPr>
          <w:rFonts w:ascii="Segoe UI Emoji" w:eastAsia="Times New Roman" w:hAnsi="Segoe UI Emoji" w:cs="Segoe UI Emoji"/>
          <w:sz w:val="24"/>
          <w:szCs w:val="24"/>
          <w:lang w:eastAsia="en-IN"/>
        </w:rPr>
        <w:t>⛺</w:t>
      </w:r>
      <w:r w:rsidRPr="001124EF">
        <w:rPr>
          <w:rFonts w:ascii="Times New Roman" w:eastAsia="Times New Roman" w:hAnsi="Times New Roman" w:cs="Times New Roman"/>
          <w:sz w:val="24"/>
          <w:szCs w:val="24"/>
          <w:lang w:eastAsia="en-IN"/>
        </w:rPr>
        <w:t xml:space="preserve"> Be back soon.</w:t>
      </w:r>
    </w:p>
    <w:p w14:paraId="239F24B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That is so funny! </w:t>
      </w:r>
      <w:r w:rsidRPr="001124EF">
        <w:rPr>
          <w:rFonts w:ascii="Segoe UI Emoji" w:eastAsia="Times New Roman" w:hAnsi="Segoe UI Emoji" w:cs="Segoe UI Emoji"/>
          <w:sz w:val="24"/>
          <w:szCs w:val="24"/>
          <w:lang w:eastAsia="en-IN"/>
        </w:rPr>
        <w:t>😂</w:t>
      </w:r>
    </w:p>
    <w:p w14:paraId="2B4F80E1"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Note:</w:t>
      </w:r>
      <w:r w:rsidRPr="001124EF">
        <w:rPr>
          <w:rFonts w:ascii="Times New Roman" w:eastAsia="Times New Roman" w:hAnsi="Times New Roman" w:cs="Times New Roman"/>
          <w:sz w:val="24"/>
          <w:szCs w:val="24"/>
          <w:lang w:eastAsia="en-IN"/>
        </w:rPr>
        <w:t xml:space="preserve"> You can use this </w:t>
      </w:r>
      <w:hyperlink r:id="rId85" w:history="1">
        <w:r w:rsidRPr="001124EF">
          <w:rPr>
            <w:rFonts w:ascii="Times New Roman" w:eastAsia="Times New Roman" w:hAnsi="Times New Roman" w:cs="Times New Roman"/>
            <w:color w:val="0000FF"/>
            <w:sz w:val="24"/>
            <w:szCs w:val="24"/>
            <w:u w:val="single"/>
            <w:lang w:eastAsia="en-IN"/>
          </w:rPr>
          <w:t xml:space="preserve">list of emoji </w:t>
        </w:r>
        <w:proofErr w:type="spellStart"/>
        <w:r w:rsidRPr="001124EF">
          <w:rPr>
            <w:rFonts w:ascii="Times New Roman" w:eastAsia="Times New Roman" w:hAnsi="Times New Roman" w:cs="Times New Roman"/>
            <w:color w:val="0000FF"/>
            <w:sz w:val="24"/>
            <w:szCs w:val="24"/>
            <w:u w:val="single"/>
            <w:lang w:eastAsia="en-IN"/>
          </w:rPr>
          <w:t>shortcodes</w:t>
        </w:r>
        <w:proofErr w:type="spellEnd"/>
      </w:hyperlink>
      <w:r w:rsidRPr="001124EF">
        <w:rPr>
          <w:rFonts w:ascii="Times New Roman" w:eastAsia="Times New Roman" w:hAnsi="Times New Roman" w:cs="Times New Roman"/>
          <w:sz w:val="24"/>
          <w:szCs w:val="24"/>
          <w:lang w:eastAsia="en-IN"/>
        </w:rPr>
        <w:t xml:space="preserve">, but keep in mind that emoji </w:t>
      </w:r>
      <w:proofErr w:type="spellStart"/>
      <w:r w:rsidRPr="001124EF">
        <w:rPr>
          <w:rFonts w:ascii="Times New Roman" w:eastAsia="Times New Roman" w:hAnsi="Times New Roman" w:cs="Times New Roman"/>
          <w:sz w:val="24"/>
          <w:szCs w:val="24"/>
          <w:lang w:eastAsia="en-IN"/>
        </w:rPr>
        <w:t>shortcodes</w:t>
      </w:r>
      <w:proofErr w:type="spellEnd"/>
      <w:r w:rsidRPr="001124EF">
        <w:rPr>
          <w:rFonts w:ascii="Times New Roman" w:eastAsia="Times New Roman" w:hAnsi="Times New Roman" w:cs="Times New Roman"/>
          <w:sz w:val="24"/>
          <w:szCs w:val="24"/>
          <w:lang w:eastAsia="en-IN"/>
        </w:rPr>
        <w:t xml:space="preserve"> vary from application to application. Refer to your Markdown application's documentation for more information. </w:t>
      </w:r>
    </w:p>
    <w:p w14:paraId="241004C4"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Highlight</w:t>
      </w:r>
    </w:p>
    <w:p w14:paraId="1593A28E"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This isn’t common, but some Markdown processors allow you to highlight text. The result looks like this. To highlight words, use two equal signs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before and after the words.</w:t>
      </w:r>
    </w:p>
    <w:p w14:paraId="5BCFE2C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I need to highlight these ==very important words==.</w:t>
      </w:r>
    </w:p>
    <w:p w14:paraId="513BA0D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7795586D"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 need to highlight these very important words.</w:t>
      </w:r>
    </w:p>
    <w:p w14:paraId="376E3A0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Alternatively, if your Markdown application supports </w:t>
      </w:r>
      <w:hyperlink r:id="rId86" w:anchor="html" w:history="1">
        <w:r w:rsidRPr="001124EF">
          <w:rPr>
            <w:rFonts w:ascii="Times New Roman" w:eastAsia="Times New Roman" w:hAnsi="Times New Roman" w:cs="Times New Roman"/>
            <w:color w:val="0000FF"/>
            <w:sz w:val="24"/>
            <w:szCs w:val="24"/>
            <w:u w:val="single"/>
            <w:lang w:eastAsia="en-IN"/>
          </w:rPr>
          <w:t>HTML</w:t>
        </w:r>
      </w:hyperlink>
      <w:r w:rsidRPr="001124EF">
        <w:rPr>
          <w:rFonts w:ascii="Times New Roman" w:eastAsia="Times New Roman" w:hAnsi="Times New Roman" w:cs="Times New Roman"/>
          <w:sz w:val="24"/>
          <w:szCs w:val="24"/>
          <w:lang w:eastAsia="en-IN"/>
        </w:rPr>
        <w:t xml:space="preserve">, you can use the </w:t>
      </w:r>
      <w:r w:rsidRPr="001124EF">
        <w:rPr>
          <w:rFonts w:ascii="Courier New" w:eastAsia="Times New Roman" w:hAnsi="Courier New" w:cs="Courier New"/>
          <w:sz w:val="20"/>
          <w:lang w:eastAsia="en-IN"/>
        </w:rPr>
        <w:t>mark</w:t>
      </w:r>
      <w:r w:rsidRPr="001124EF">
        <w:rPr>
          <w:rFonts w:ascii="Times New Roman" w:eastAsia="Times New Roman" w:hAnsi="Times New Roman" w:cs="Times New Roman"/>
          <w:sz w:val="24"/>
          <w:szCs w:val="24"/>
          <w:lang w:eastAsia="en-IN"/>
        </w:rPr>
        <w:t xml:space="preserve"> HTML tag.</w:t>
      </w:r>
    </w:p>
    <w:p w14:paraId="1AB4A55D"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I need to highlight these &lt;mark&gt;very important words&lt;/mark&gt;.</w:t>
      </w:r>
    </w:p>
    <w:p w14:paraId="1F38A892"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Subscript</w:t>
      </w:r>
    </w:p>
    <w:p w14:paraId="5BA79CF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 xml:space="preserve">This isn’t common, but some Markdown processors allow you to use </w:t>
      </w:r>
      <w:r w:rsidRPr="001124EF">
        <w:rPr>
          <w:rFonts w:ascii="Times New Roman" w:eastAsia="Times New Roman" w:hAnsi="Times New Roman" w:cs="Times New Roman"/>
          <w:i/>
          <w:iCs/>
          <w:sz w:val="24"/>
          <w:szCs w:val="24"/>
          <w:lang w:eastAsia="en-IN"/>
        </w:rPr>
        <w:t>subscript</w:t>
      </w:r>
      <w:r w:rsidRPr="001124EF">
        <w:rPr>
          <w:rFonts w:ascii="Times New Roman" w:eastAsia="Times New Roman" w:hAnsi="Times New Roman" w:cs="Times New Roman"/>
          <w:sz w:val="24"/>
          <w:szCs w:val="24"/>
          <w:lang w:eastAsia="en-IN"/>
        </w:rPr>
        <w:t xml:space="preserve"> to position one or more characters slightly below the normal line of type. To create a subscript, use one tilde symbol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before and after the characters.</w:t>
      </w:r>
    </w:p>
    <w:p w14:paraId="483D84D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H~2~O</w:t>
      </w:r>
    </w:p>
    <w:p w14:paraId="7B1E5FDB"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57504B6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H</w:t>
      </w:r>
      <w:r w:rsidRPr="001124EF">
        <w:rPr>
          <w:rFonts w:ascii="Times New Roman" w:eastAsia="Times New Roman" w:hAnsi="Times New Roman" w:cs="Times New Roman"/>
          <w:sz w:val="24"/>
          <w:szCs w:val="24"/>
          <w:vertAlign w:val="subscript"/>
          <w:lang w:eastAsia="en-IN"/>
        </w:rPr>
        <w:t>2</w:t>
      </w:r>
      <w:r w:rsidRPr="001124EF">
        <w:rPr>
          <w:rFonts w:ascii="Times New Roman" w:eastAsia="Times New Roman" w:hAnsi="Times New Roman" w:cs="Times New Roman"/>
          <w:sz w:val="24"/>
          <w:szCs w:val="24"/>
          <w:lang w:eastAsia="en-IN"/>
        </w:rPr>
        <w:t>O</w:t>
      </w:r>
    </w:p>
    <w:p w14:paraId="3E693ED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Tip:</w:t>
      </w:r>
      <w:r w:rsidRPr="001124EF">
        <w:rPr>
          <w:rFonts w:ascii="Times New Roman" w:eastAsia="Times New Roman" w:hAnsi="Times New Roman" w:cs="Times New Roman"/>
          <w:sz w:val="24"/>
          <w:szCs w:val="24"/>
          <w:lang w:eastAsia="en-IN"/>
        </w:rPr>
        <w:t xml:space="preserve"> Be sure to test this in your Markdown application before using it. Some Markdown applications use one tilde symbol before and after words not for subscript, but for </w:t>
      </w:r>
      <w:hyperlink r:id="rId87" w:anchor="strikethrough" w:history="1">
        <w:r w:rsidRPr="001124EF">
          <w:rPr>
            <w:rFonts w:ascii="Times New Roman" w:eastAsia="Times New Roman" w:hAnsi="Times New Roman" w:cs="Times New Roman"/>
            <w:color w:val="0000FF"/>
            <w:sz w:val="24"/>
            <w:szCs w:val="24"/>
            <w:u w:val="single"/>
            <w:lang w:eastAsia="en-IN"/>
          </w:rPr>
          <w:t>strikethrough</w:t>
        </w:r>
      </w:hyperlink>
      <w:r w:rsidRPr="001124EF">
        <w:rPr>
          <w:rFonts w:ascii="Times New Roman" w:eastAsia="Times New Roman" w:hAnsi="Times New Roman" w:cs="Times New Roman"/>
          <w:sz w:val="24"/>
          <w:szCs w:val="24"/>
          <w:lang w:eastAsia="en-IN"/>
        </w:rPr>
        <w:t xml:space="preserve">. </w:t>
      </w:r>
    </w:p>
    <w:p w14:paraId="669C1C6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Alternatively, if your Markdown application supports </w:t>
      </w:r>
      <w:hyperlink r:id="rId88" w:anchor="html" w:history="1">
        <w:r w:rsidRPr="001124EF">
          <w:rPr>
            <w:rFonts w:ascii="Times New Roman" w:eastAsia="Times New Roman" w:hAnsi="Times New Roman" w:cs="Times New Roman"/>
            <w:color w:val="0000FF"/>
            <w:sz w:val="24"/>
            <w:szCs w:val="24"/>
            <w:u w:val="single"/>
            <w:lang w:eastAsia="en-IN"/>
          </w:rPr>
          <w:t>HTML</w:t>
        </w:r>
      </w:hyperlink>
      <w:r w:rsidRPr="001124EF">
        <w:rPr>
          <w:rFonts w:ascii="Times New Roman" w:eastAsia="Times New Roman" w:hAnsi="Times New Roman" w:cs="Times New Roman"/>
          <w:sz w:val="24"/>
          <w:szCs w:val="24"/>
          <w:lang w:eastAsia="en-IN"/>
        </w:rPr>
        <w:t xml:space="preserve">, you can use the </w:t>
      </w:r>
      <w:proofErr w:type="gramStart"/>
      <w:r w:rsidRPr="001124EF">
        <w:rPr>
          <w:rFonts w:ascii="Courier New" w:eastAsia="Times New Roman" w:hAnsi="Courier New" w:cs="Courier New"/>
          <w:sz w:val="20"/>
          <w:lang w:eastAsia="en-IN"/>
        </w:rPr>
        <w:t>sub</w:t>
      </w:r>
      <w:r w:rsidRPr="001124EF">
        <w:rPr>
          <w:rFonts w:ascii="Times New Roman" w:eastAsia="Times New Roman" w:hAnsi="Times New Roman" w:cs="Times New Roman"/>
          <w:sz w:val="24"/>
          <w:szCs w:val="24"/>
          <w:lang w:eastAsia="en-IN"/>
        </w:rPr>
        <w:t xml:space="preserve"> HTML</w:t>
      </w:r>
      <w:proofErr w:type="gramEnd"/>
      <w:r w:rsidRPr="001124EF">
        <w:rPr>
          <w:rFonts w:ascii="Times New Roman" w:eastAsia="Times New Roman" w:hAnsi="Times New Roman" w:cs="Times New Roman"/>
          <w:sz w:val="24"/>
          <w:szCs w:val="24"/>
          <w:lang w:eastAsia="en-IN"/>
        </w:rPr>
        <w:t xml:space="preserve"> tag.</w:t>
      </w:r>
    </w:p>
    <w:p w14:paraId="0DF9E5D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H&lt;sub&gt;2&lt;/sub&gt;O</w:t>
      </w:r>
    </w:p>
    <w:p w14:paraId="46F36E2E"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Superscript</w:t>
      </w:r>
    </w:p>
    <w:p w14:paraId="03D6A4F8"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This isn’t common, but some Markdown processors allow you to use </w:t>
      </w:r>
      <w:r w:rsidRPr="001124EF">
        <w:rPr>
          <w:rFonts w:ascii="Times New Roman" w:eastAsia="Times New Roman" w:hAnsi="Times New Roman" w:cs="Times New Roman"/>
          <w:i/>
          <w:iCs/>
          <w:sz w:val="24"/>
          <w:szCs w:val="24"/>
          <w:lang w:eastAsia="en-IN"/>
        </w:rPr>
        <w:t>superscript</w:t>
      </w:r>
      <w:r w:rsidRPr="001124EF">
        <w:rPr>
          <w:rFonts w:ascii="Times New Roman" w:eastAsia="Times New Roman" w:hAnsi="Times New Roman" w:cs="Times New Roman"/>
          <w:sz w:val="24"/>
          <w:szCs w:val="24"/>
          <w:lang w:eastAsia="en-IN"/>
        </w:rPr>
        <w:t xml:space="preserve"> to position one or more characters slightly above the normal line of type. To create a superscript, use one caret symbol (</w:t>
      </w:r>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before and after the characters.</w:t>
      </w:r>
    </w:p>
    <w:p w14:paraId="5C8371CB"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X^2^</w:t>
      </w:r>
    </w:p>
    <w:p w14:paraId="39B15F5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64A2C02D"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X</w:t>
      </w:r>
      <w:r w:rsidRPr="001124EF">
        <w:rPr>
          <w:rFonts w:ascii="Times New Roman" w:eastAsia="Times New Roman" w:hAnsi="Times New Roman" w:cs="Times New Roman"/>
          <w:sz w:val="24"/>
          <w:szCs w:val="24"/>
          <w:vertAlign w:val="superscript"/>
          <w:lang w:eastAsia="en-IN"/>
        </w:rPr>
        <w:t>2</w:t>
      </w:r>
    </w:p>
    <w:p w14:paraId="52B3740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Alternatively, if your Markdown application supports </w:t>
      </w:r>
      <w:hyperlink r:id="rId89" w:anchor="html" w:history="1">
        <w:r w:rsidRPr="001124EF">
          <w:rPr>
            <w:rFonts w:ascii="Times New Roman" w:eastAsia="Times New Roman" w:hAnsi="Times New Roman" w:cs="Times New Roman"/>
            <w:color w:val="0000FF"/>
            <w:sz w:val="24"/>
            <w:szCs w:val="24"/>
            <w:u w:val="single"/>
            <w:lang w:eastAsia="en-IN"/>
          </w:rPr>
          <w:t>HTML</w:t>
        </w:r>
      </w:hyperlink>
      <w:r w:rsidRPr="001124EF">
        <w:rPr>
          <w:rFonts w:ascii="Times New Roman" w:eastAsia="Times New Roman" w:hAnsi="Times New Roman" w:cs="Times New Roman"/>
          <w:sz w:val="24"/>
          <w:szCs w:val="24"/>
          <w:lang w:eastAsia="en-IN"/>
        </w:rPr>
        <w:t xml:space="preserve">, you can use the </w:t>
      </w:r>
      <w:r w:rsidRPr="001124EF">
        <w:rPr>
          <w:rFonts w:ascii="Courier New" w:eastAsia="Times New Roman" w:hAnsi="Courier New" w:cs="Courier New"/>
          <w:sz w:val="20"/>
          <w:lang w:eastAsia="en-IN"/>
        </w:rPr>
        <w:t>sup</w:t>
      </w:r>
      <w:r w:rsidRPr="001124EF">
        <w:rPr>
          <w:rFonts w:ascii="Times New Roman" w:eastAsia="Times New Roman" w:hAnsi="Times New Roman" w:cs="Times New Roman"/>
          <w:sz w:val="24"/>
          <w:szCs w:val="24"/>
          <w:lang w:eastAsia="en-IN"/>
        </w:rPr>
        <w:t xml:space="preserve"> HTML tag.</w:t>
      </w:r>
    </w:p>
    <w:p w14:paraId="49784B0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X&lt;sup&gt;2&lt;/sup&gt;</w:t>
      </w:r>
    </w:p>
    <w:p w14:paraId="26E219E4"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Automatic URL Linking</w:t>
      </w:r>
    </w:p>
    <w:p w14:paraId="4B07FFF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Many Markdown processors automatically turn URLs into links. That means if you type http://www.example.com, your Markdown processor will automatically turn it into a link even though you haven’t </w:t>
      </w:r>
      <w:hyperlink r:id="rId90" w:anchor="links" w:history="1">
        <w:r w:rsidRPr="001124EF">
          <w:rPr>
            <w:rFonts w:ascii="Times New Roman" w:eastAsia="Times New Roman" w:hAnsi="Times New Roman" w:cs="Times New Roman"/>
            <w:color w:val="0000FF"/>
            <w:sz w:val="24"/>
            <w:szCs w:val="24"/>
            <w:u w:val="single"/>
            <w:lang w:eastAsia="en-IN"/>
          </w:rPr>
          <w:t>used brackets</w:t>
        </w:r>
      </w:hyperlink>
      <w:r w:rsidRPr="001124EF">
        <w:rPr>
          <w:rFonts w:ascii="Times New Roman" w:eastAsia="Times New Roman" w:hAnsi="Times New Roman" w:cs="Times New Roman"/>
          <w:sz w:val="24"/>
          <w:szCs w:val="24"/>
          <w:lang w:eastAsia="en-IN"/>
        </w:rPr>
        <w:t>.</w:t>
      </w:r>
    </w:p>
    <w:p w14:paraId="0CF3932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http://www.example.com</w:t>
      </w:r>
    </w:p>
    <w:p w14:paraId="776112A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6214DE64"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hyperlink r:id="rId91" w:history="1">
        <w:r w:rsidRPr="001124EF">
          <w:rPr>
            <w:rFonts w:ascii="Times New Roman" w:eastAsia="Times New Roman" w:hAnsi="Times New Roman" w:cs="Times New Roman"/>
            <w:color w:val="0000FF"/>
            <w:sz w:val="24"/>
            <w:szCs w:val="24"/>
            <w:u w:val="single"/>
            <w:lang w:eastAsia="en-IN"/>
          </w:rPr>
          <w:t>http://www.example.com</w:t>
        </w:r>
      </w:hyperlink>
    </w:p>
    <w:p w14:paraId="55A480D0"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Disabling Automatic URL Linking</w:t>
      </w:r>
    </w:p>
    <w:p w14:paraId="22EE874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 xml:space="preserve">If you don’t want a URL to be automatically linked, you can remove the link by </w:t>
      </w:r>
      <w:hyperlink r:id="rId92" w:anchor="code" w:history="1">
        <w:r w:rsidRPr="001124EF">
          <w:rPr>
            <w:rFonts w:ascii="Times New Roman" w:eastAsia="Times New Roman" w:hAnsi="Times New Roman" w:cs="Times New Roman"/>
            <w:color w:val="0000FF"/>
            <w:sz w:val="24"/>
            <w:szCs w:val="24"/>
            <w:u w:val="single"/>
            <w:lang w:eastAsia="en-IN"/>
          </w:rPr>
          <w:t>denoting the URL as code</w:t>
        </w:r>
      </w:hyperlink>
      <w:r w:rsidRPr="001124EF">
        <w:rPr>
          <w:rFonts w:ascii="Times New Roman" w:eastAsia="Times New Roman" w:hAnsi="Times New Roman" w:cs="Times New Roman"/>
          <w:sz w:val="24"/>
          <w:szCs w:val="24"/>
          <w:lang w:eastAsia="en-IN"/>
        </w:rPr>
        <w:t xml:space="preserve"> with backticks.</w:t>
      </w:r>
    </w:p>
    <w:p w14:paraId="33C86EDC"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`http://www.example.com`</w:t>
      </w:r>
    </w:p>
    <w:p w14:paraId="2B51AD0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776723AE"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Courier New" w:eastAsia="Times New Roman" w:hAnsi="Courier New" w:cs="Courier New"/>
          <w:sz w:val="20"/>
          <w:lang w:eastAsia="en-IN"/>
        </w:rPr>
        <w:t>http://www.example.com</w:t>
      </w:r>
    </w:p>
    <w:p w14:paraId="29E2D157" w14:textId="77777777" w:rsidR="001124EF" w:rsidRPr="001124EF" w:rsidRDefault="001124EF" w:rsidP="001124E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124EF">
        <w:rPr>
          <w:rFonts w:ascii="Times New Roman" w:eastAsia="Times New Roman" w:hAnsi="Times New Roman" w:cs="Times New Roman"/>
          <w:b/>
          <w:bCs/>
          <w:kern w:val="36"/>
          <w:sz w:val="48"/>
          <w:szCs w:val="48"/>
          <w:lang w:eastAsia="en-IN"/>
        </w:rPr>
        <w:t>Hacks</w:t>
      </w:r>
    </w:p>
    <w:p w14:paraId="7D85D29D"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Workarounds for things not officially supported by Markdown.</w:t>
      </w:r>
    </w:p>
    <w:p w14:paraId="11EDD357"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Overview</w:t>
      </w:r>
    </w:p>
    <w:p w14:paraId="6BD15F49"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The majority of people using Markdown will find that the </w:t>
      </w:r>
      <w:hyperlink r:id="rId93" w:history="1">
        <w:r w:rsidRPr="001124EF">
          <w:rPr>
            <w:rFonts w:ascii="Times New Roman" w:eastAsia="Times New Roman" w:hAnsi="Times New Roman" w:cs="Times New Roman"/>
            <w:color w:val="0000FF"/>
            <w:sz w:val="24"/>
            <w:szCs w:val="24"/>
            <w:u w:val="single"/>
            <w:lang w:eastAsia="en-IN"/>
          </w:rPr>
          <w:t>basic</w:t>
        </w:r>
      </w:hyperlink>
      <w:r w:rsidRPr="001124EF">
        <w:rPr>
          <w:rFonts w:ascii="Times New Roman" w:eastAsia="Times New Roman" w:hAnsi="Times New Roman" w:cs="Times New Roman"/>
          <w:sz w:val="24"/>
          <w:szCs w:val="24"/>
          <w:lang w:eastAsia="en-IN"/>
        </w:rPr>
        <w:t xml:space="preserve"> and </w:t>
      </w:r>
      <w:hyperlink r:id="rId94" w:history="1">
        <w:r w:rsidRPr="001124EF">
          <w:rPr>
            <w:rFonts w:ascii="Times New Roman" w:eastAsia="Times New Roman" w:hAnsi="Times New Roman" w:cs="Times New Roman"/>
            <w:color w:val="0000FF"/>
            <w:sz w:val="24"/>
            <w:szCs w:val="24"/>
            <w:u w:val="single"/>
            <w:lang w:eastAsia="en-IN"/>
          </w:rPr>
          <w:t>extended syntax</w:t>
        </w:r>
      </w:hyperlink>
      <w:r w:rsidRPr="001124EF">
        <w:rPr>
          <w:rFonts w:ascii="Times New Roman" w:eastAsia="Times New Roman" w:hAnsi="Times New Roman" w:cs="Times New Roman"/>
          <w:sz w:val="24"/>
          <w:szCs w:val="24"/>
          <w:lang w:eastAsia="en-IN"/>
        </w:rPr>
        <w:t xml:space="preserve"> elements cover their needs. But chances are that if you use Markdown long enough, you’ll inevitably discover that it doesn’t support something you need. This page provides tips and tricks for working around Markdown’s limitations.</w:t>
      </w:r>
    </w:p>
    <w:p w14:paraId="5A415394"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Tip:</w:t>
      </w:r>
      <w:r w:rsidRPr="001124EF">
        <w:rPr>
          <w:rFonts w:ascii="Times New Roman" w:eastAsia="Times New Roman" w:hAnsi="Times New Roman" w:cs="Times New Roman"/>
          <w:sz w:val="24"/>
          <w:szCs w:val="24"/>
          <w:lang w:eastAsia="en-IN"/>
        </w:rPr>
        <w:t xml:space="preserve"> These hacks aren't guaranteed to work in your Markdown application. If you need to use these hacks frequently, you should consider writing using something other than Markdown. </w:t>
      </w:r>
    </w:p>
    <w:p w14:paraId="17302983"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Underline</w:t>
      </w:r>
    </w:p>
    <w:p w14:paraId="2DB54AC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Underlined text is not something you typically see in web writing, probably because underlined text is nearly synonymous with links. However, if you’re writing a paper or a report, you may need the ability to underline words and phrases. A couple of applications like </w:t>
      </w:r>
      <w:hyperlink r:id="rId95" w:history="1">
        <w:r w:rsidRPr="001124EF">
          <w:rPr>
            <w:rFonts w:ascii="Times New Roman" w:eastAsia="Times New Roman" w:hAnsi="Times New Roman" w:cs="Times New Roman"/>
            <w:color w:val="0000FF"/>
            <w:sz w:val="24"/>
            <w:szCs w:val="24"/>
            <w:u w:val="single"/>
            <w:lang w:eastAsia="en-IN"/>
          </w:rPr>
          <w:t>Bear</w:t>
        </w:r>
      </w:hyperlink>
      <w:r w:rsidRPr="001124EF">
        <w:rPr>
          <w:rFonts w:ascii="Times New Roman" w:eastAsia="Times New Roman" w:hAnsi="Times New Roman" w:cs="Times New Roman"/>
          <w:sz w:val="24"/>
          <w:szCs w:val="24"/>
          <w:lang w:eastAsia="en-IN"/>
        </w:rPr>
        <w:t xml:space="preserve"> and </w:t>
      </w:r>
      <w:hyperlink r:id="rId96" w:history="1">
        <w:proofErr w:type="spellStart"/>
        <w:r w:rsidRPr="001124EF">
          <w:rPr>
            <w:rFonts w:ascii="Times New Roman" w:eastAsia="Times New Roman" w:hAnsi="Times New Roman" w:cs="Times New Roman"/>
            <w:color w:val="0000FF"/>
            <w:sz w:val="24"/>
            <w:szCs w:val="24"/>
            <w:u w:val="single"/>
            <w:lang w:eastAsia="en-IN"/>
          </w:rPr>
          <w:t>Simplenote</w:t>
        </w:r>
        <w:proofErr w:type="spellEnd"/>
      </w:hyperlink>
      <w:r w:rsidRPr="001124EF">
        <w:rPr>
          <w:rFonts w:ascii="Times New Roman" w:eastAsia="Times New Roman" w:hAnsi="Times New Roman" w:cs="Times New Roman"/>
          <w:sz w:val="24"/>
          <w:szCs w:val="24"/>
          <w:lang w:eastAsia="en-IN"/>
        </w:rPr>
        <w:t xml:space="preserve"> provide support for underlining text, but Markdown doesn’t natively support underlining. If your Markdown processor supports </w:t>
      </w:r>
      <w:hyperlink r:id="rId97" w:anchor="html" w:history="1">
        <w:r w:rsidRPr="001124EF">
          <w:rPr>
            <w:rFonts w:ascii="Times New Roman" w:eastAsia="Times New Roman" w:hAnsi="Times New Roman" w:cs="Times New Roman"/>
            <w:color w:val="0000FF"/>
            <w:sz w:val="24"/>
            <w:szCs w:val="24"/>
            <w:u w:val="single"/>
            <w:lang w:eastAsia="en-IN"/>
          </w:rPr>
          <w:t>HTML</w:t>
        </w:r>
      </w:hyperlink>
      <w:r w:rsidRPr="001124EF">
        <w:rPr>
          <w:rFonts w:ascii="Times New Roman" w:eastAsia="Times New Roman" w:hAnsi="Times New Roman" w:cs="Times New Roman"/>
          <w:sz w:val="24"/>
          <w:szCs w:val="24"/>
          <w:lang w:eastAsia="en-IN"/>
        </w:rPr>
        <w:t xml:space="preserve">, you can use the </w:t>
      </w:r>
      <w:r w:rsidRPr="001124EF">
        <w:rPr>
          <w:rFonts w:ascii="Courier New" w:eastAsia="Times New Roman" w:hAnsi="Courier New" w:cs="Courier New"/>
          <w:sz w:val="20"/>
          <w:lang w:eastAsia="en-IN"/>
        </w:rPr>
        <w:t>&lt;ins&gt;</w:t>
      </w:r>
      <w:r w:rsidRPr="001124EF">
        <w:rPr>
          <w:rFonts w:ascii="Times New Roman" w:eastAsia="Times New Roman" w:hAnsi="Times New Roman" w:cs="Times New Roman"/>
          <w:sz w:val="24"/>
          <w:szCs w:val="24"/>
          <w:lang w:eastAsia="en-IN"/>
        </w:rPr>
        <w:t xml:space="preserve"> HTML tag to underline text in your document.</w:t>
      </w:r>
    </w:p>
    <w:p w14:paraId="1F027303"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Some of these words &lt;ins&gt;will be underlined&lt;/ins&gt;.</w:t>
      </w:r>
    </w:p>
    <w:p w14:paraId="3C02EED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57918326"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Some of these words </w:t>
      </w:r>
      <w:ins w:id="2" w:author="Unknown">
        <w:r w:rsidRPr="001124EF">
          <w:rPr>
            <w:rFonts w:ascii="Times New Roman" w:eastAsia="Times New Roman" w:hAnsi="Times New Roman" w:cs="Times New Roman"/>
            <w:sz w:val="24"/>
            <w:szCs w:val="24"/>
            <w:lang w:eastAsia="en-IN"/>
          </w:rPr>
          <w:t>will be underlined</w:t>
        </w:r>
      </w:ins>
      <w:r w:rsidRPr="001124EF">
        <w:rPr>
          <w:rFonts w:ascii="Times New Roman" w:eastAsia="Times New Roman" w:hAnsi="Times New Roman" w:cs="Times New Roman"/>
          <w:sz w:val="24"/>
          <w:szCs w:val="24"/>
          <w:lang w:eastAsia="en-IN"/>
        </w:rPr>
        <w:t>.</w:t>
      </w:r>
    </w:p>
    <w:p w14:paraId="046128DE"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Indent (Tab)</w:t>
      </w:r>
    </w:p>
    <w:p w14:paraId="1E697AE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Tabs and whitespace have a special meaning in Markdown. You can use trailing whitespace to create </w:t>
      </w:r>
      <w:hyperlink r:id="rId98" w:anchor="line-breaks" w:history="1">
        <w:r w:rsidRPr="001124EF">
          <w:rPr>
            <w:rFonts w:ascii="Times New Roman" w:eastAsia="Times New Roman" w:hAnsi="Times New Roman" w:cs="Times New Roman"/>
            <w:color w:val="0000FF"/>
            <w:sz w:val="24"/>
            <w:szCs w:val="24"/>
            <w:u w:val="single"/>
            <w:lang w:eastAsia="en-IN"/>
          </w:rPr>
          <w:t>line breaks</w:t>
        </w:r>
      </w:hyperlink>
      <w:r w:rsidRPr="001124EF">
        <w:rPr>
          <w:rFonts w:ascii="Times New Roman" w:eastAsia="Times New Roman" w:hAnsi="Times New Roman" w:cs="Times New Roman"/>
          <w:sz w:val="24"/>
          <w:szCs w:val="24"/>
          <w:lang w:eastAsia="en-IN"/>
        </w:rPr>
        <w:t xml:space="preserve">, and you can use tabs to create </w:t>
      </w:r>
      <w:hyperlink r:id="rId99" w:anchor="code-blocks" w:history="1">
        <w:r w:rsidRPr="001124EF">
          <w:rPr>
            <w:rFonts w:ascii="Times New Roman" w:eastAsia="Times New Roman" w:hAnsi="Times New Roman" w:cs="Times New Roman"/>
            <w:color w:val="0000FF"/>
            <w:sz w:val="24"/>
            <w:szCs w:val="24"/>
            <w:u w:val="single"/>
            <w:lang w:eastAsia="en-IN"/>
          </w:rPr>
          <w:t>code blocks</w:t>
        </w:r>
      </w:hyperlink>
      <w:r w:rsidRPr="001124EF">
        <w:rPr>
          <w:rFonts w:ascii="Times New Roman" w:eastAsia="Times New Roman" w:hAnsi="Times New Roman" w:cs="Times New Roman"/>
          <w:sz w:val="24"/>
          <w:szCs w:val="24"/>
          <w:lang w:eastAsia="en-IN"/>
        </w:rPr>
        <w:t>. But what if you need to indent a paragraph the old-fashioned way, using the tab key? Markdown doesn’t provide an easy way of doing that.</w:t>
      </w:r>
    </w:p>
    <w:p w14:paraId="4F9BE659"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Your best bet might be to use a Markdown editor that supports indentation. This is common in applications that are more oriented towards desktop publishing. For example, </w:t>
      </w:r>
      <w:hyperlink r:id="rId100" w:history="1">
        <w:r w:rsidRPr="001124EF">
          <w:rPr>
            <w:rFonts w:ascii="Times New Roman" w:eastAsia="Times New Roman" w:hAnsi="Times New Roman" w:cs="Times New Roman"/>
            <w:color w:val="0000FF"/>
            <w:sz w:val="24"/>
            <w:szCs w:val="24"/>
            <w:u w:val="single"/>
            <w:lang w:eastAsia="en-IN"/>
          </w:rPr>
          <w:t>iA Writer</w:t>
        </w:r>
      </w:hyperlink>
      <w:r w:rsidRPr="001124EF">
        <w:rPr>
          <w:rFonts w:ascii="Times New Roman" w:eastAsia="Times New Roman" w:hAnsi="Times New Roman" w:cs="Times New Roman"/>
          <w:sz w:val="24"/>
          <w:szCs w:val="24"/>
          <w:lang w:eastAsia="en-IN"/>
        </w:rPr>
        <w:t xml:space="preserve"> allows you to customize indentation settings for the editor in the application preferences. It </w:t>
      </w:r>
      <w:r w:rsidRPr="001124EF">
        <w:rPr>
          <w:rFonts w:ascii="Times New Roman" w:eastAsia="Times New Roman" w:hAnsi="Times New Roman" w:cs="Times New Roman"/>
          <w:sz w:val="24"/>
          <w:szCs w:val="24"/>
          <w:lang w:eastAsia="en-IN"/>
        </w:rPr>
        <w:lastRenderedPageBreak/>
        <w:t>also provides template customization options so that you can make the rendered document look the way you expect it to, indentation and all.</w:t>
      </w:r>
    </w:p>
    <w:p w14:paraId="2AE0D1A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Another option, if your Markdown processor supports </w:t>
      </w:r>
      <w:hyperlink r:id="rId101" w:anchor="html" w:history="1">
        <w:r w:rsidRPr="001124EF">
          <w:rPr>
            <w:rFonts w:ascii="Times New Roman" w:eastAsia="Times New Roman" w:hAnsi="Times New Roman" w:cs="Times New Roman"/>
            <w:color w:val="0000FF"/>
            <w:sz w:val="24"/>
            <w:szCs w:val="24"/>
            <w:u w:val="single"/>
            <w:lang w:eastAsia="en-IN"/>
          </w:rPr>
          <w:t>HTML</w:t>
        </w:r>
      </w:hyperlink>
      <w:r w:rsidRPr="001124EF">
        <w:rPr>
          <w:rFonts w:ascii="Times New Roman" w:eastAsia="Times New Roman" w:hAnsi="Times New Roman" w:cs="Times New Roman"/>
          <w:sz w:val="24"/>
          <w:szCs w:val="24"/>
          <w:lang w:eastAsia="en-IN"/>
        </w:rPr>
        <w:t>, is to use the HTML entity for non-breaking space (</w:t>
      </w:r>
      <w:r w:rsidRPr="001124EF">
        <w:rPr>
          <w:rFonts w:ascii="Courier New" w:eastAsia="Times New Roman" w:hAnsi="Courier New" w:cs="Courier New"/>
          <w:sz w:val="20"/>
          <w:lang w:eastAsia="en-IN"/>
        </w:rPr>
        <w:t>&amp;</w:t>
      </w:r>
      <w:proofErr w:type="spellStart"/>
      <w:r w:rsidRPr="001124EF">
        <w:rPr>
          <w:rFonts w:ascii="Courier New" w:eastAsia="Times New Roman" w:hAnsi="Courier New" w:cs="Courier New"/>
          <w:sz w:val="20"/>
          <w:lang w:eastAsia="en-IN"/>
        </w:rPr>
        <w:t>nbsp</w:t>
      </w:r>
      <w:proofErr w:type="spellEnd"/>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xml:space="preserve">). This should probably be your option of last resort as it can get awkward. Basically, every </w:t>
      </w:r>
      <w:r w:rsidRPr="001124EF">
        <w:rPr>
          <w:rFonts w:ascii="Courier New" w:eastAsia="Times New Roman" w:hAnsi="Courier New" w:cs="Courier New"/>
          <w:sz w:val="20"/>
          <w:lang w:eastAsia="en-IN"/>
        </w:rPr>
        <w:t>&amp;</w:t>
      </w:r>
      <w:proofErr w:type="spellStart"/>
      <w:r w:rsidRPr="001124EF">
        <w:rPr>
          <w:rFonts w:ascii="Courier New" w:eastAsia="Times New Roman" w:hAnsi="Courier New" w:cs="Courier New"/>
          <w:sz w:val="20"/>
          <w:lang w:eastAsia="en-IN"/>
        </w:rPr>
        <w:t>nbsp</w:t>
      </w:r>
      <w:proofErr w:type="spellEnd"/>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xml:space="preserve"> in your Markdown source will be replaced with a space in the rendered output. </w:t>
      </w:r>
      <w:proofErr w:type="gramStart"/>
      <w:r w:rsidRPr="001124EF">
        <w:rPr>
          <w:rFonts w:ascii="Times New Roman" w:eastAsia="Times New Roman" w:hAnsi="Times New Roman" w:cs="Times New Roman"/>
          <w:sz w:val="24"/>
          <w:szCs w:val="24"/>
          <w:lang w:eastAsia="en-IN"/>
        </w:rPr>
        <w:t>So</w:t>
      </w:r>
      <w:proofErr w:type="gramEnd"/>
      <w:r w:rsidRPr="001124EF">
        <w:rPr>
          <w:rFonts w:ascii="Times New Roman" w:eastAsia="Times New Roman" w:hAnsi="Times New Roman" w:cs="Times New Roman"/>
          <w:sz w:val="24"/>
          <w:szCs w:val="24"/>
          <w:lang w:eastAsia="en-IN"/>
        </w:rPr>
        <w:t xml:space="preserve"> if you stick four instances of </w:t>
      </w:r>
      <w:r w:rsidRPr="001124EF">
        <w:rPr>
          <w:rFonts w:ascii="Courier New" w:eastAsia="Times New Roman" w:hAnsi="Courier New" w:cs="Courier New"/>
          <w:sz w:val="20"/>
          <w:lang w:eastAsia="en-IN"/>
        </w:rPr>
        <w:t>&amp;</w:t>
      </w:r>
      <w:proofErr w:type="spellStart"/>
      <w:r w:rsidRPr="001124EF">
        <w:rPr>
          <w:rFonts w:ascii="Courier New" w:eastAsia="Times New Roman" w:hAnsi="Courier New" w:cs="Courier New"/>
          <w:sz w:val="20"/>
          <w:lang w:eastAsia="en-IN"/>
        </w:rPr>
        <w:t>nbsp</w:t>
      </w:r>
      <w:proofErr w:type="spellEnd"/>
      <w:r w:rsidRPr="001124EF">
        <w:rPr>
          <w:rFonts w:ascii="Courier New" w:eastAsia="Times New Roman" w:hAnsi="Courier New" w:cs="Courier New"/>
          <w:sz w:val="20"/>
          <w:lang w:eastAsia="en-IN"/>
        </w:rPr>
        <w:t>;</w:t>
      </w:r>
      <w:r w:rsidRPr="001124EF">
        <w:rPr>
          <w:rFonts w:ascii="Times New Roman" w:eastAsia="Times New Roman" w:hAnsi="Times New Roman" w:cs="Times New Roman"/>
          <w:sz w:val="24"/>
          <w:szCs w:val="24"/>
          <w:lang w:eastAsia="en-IN"/>
        </w:rPr>
        <w:t xml:space="preserve"> before a paragraph, the paragraph will look like it’s indented four spaces.</w:t>
      </w:r>
    </w:p>
    <w:p w14:paraId="0DD7CE0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&amp;</w:t>
      </w:r>
      <w:proofErr w:type="spellStart"/>
      <w:proofErr w:type="gramStart"/>
      <w:r w:rsidRPr="001124EF">
        <w:rPr>
          <w:rFonts w:ascii="Courier New" w:eastAsia="Times New Roman" w:hAnsi="Courier New" w:cs="Courier New"/>
          <w:sz w:val="20"/>
          <w:lang w:eastAsia="en-IN"/>
        </w:rPr>
        <w:t>nbsp</w:t>
      </w:r>
      <w:proofErr w:type="spellEnd"/>
      <w:r w:rsidRPr="001124EF">
        <w:rPr>
          <w:rFonts w:ascii="Courier New" w:eastAsia="Times New Roman" w:hAnsi="Courier New" w:cs="Courier New"/>
          <w:sz w:val="20"/>
          <w:lang w:eastAsia="en-IN"/>
        </w:rPr>
        <w:t>;&amp;</w:t>
      </w:r>
      <w:proofErr w:type="spellStart"/>
      <w:proofErr w:type="gramEnd"/>
      <w:r w:rsidRPr="001124EF">
        <w:rPr>
          <w:rFonts w:ascii="Courier New" w:eastAsia="Times New Roman" w:hAnsi="Courier New" w:cs="Courier New"/>
          <w:sz w:val="20"/>
          <w:lang w:eastAsia="en-IN"/>
        </w:rPr>
        <w:t>nbsp</w:t>
      </w:r>
      <w:proofErr w:type="spellEnd"/>
      <w:r w:rsidRPr="001124EF">
        <w:rPr>
          <w:rFonts w:ascii="Courier New" w:eastAsia="Times New Roman" w:hAnsi="Courier New" w:cs="Courier New"/>
          <w:sz w:val="20"/>
          <w:lang w:eastAsia="en-IN"/>
        </w:rPr>
        <w:t>;&amp;</w:t>
      </w:r>
      <w:proofErr w:type="spellStart"/>
      <w:r w:rsidRPr="001124EF">
        <w:rPr>
          <w:rFonts w:ascii="Courier New" w:eastAsia="Times New Roman" w:hAnsi="Courier New" w:cs="Courier New"/>
          <w:sz w:val="20"/>
          <w:lang w:eastAsia="en-IN"/>
        </w:rPr>
        <w:t>nbsp</w:t>
      </w:r>
      <w:proofErr w:type="spellEnd"/>
      <w:r w:rsidRPr="001124EF">
        <w:rPr>
          <w:rFonts w:ascii="Courier New" w:eastAsia="Times New Roman" w:hAnsi="Courier New" w:cs="Courier New"/>
          <w:sz w:val="20"/>
          <w:lang w:eastAsia="en-IN"/>
        </w:rPr>
        <w:t>;&amp;</w:t>
      </w:r>
      <w:proofErr w:type="spellStart"/>
      <w:r w:rsidRPr="001124EF">
        <w:rPr>
          <w:rFonts w:ascii="Courier New" w:eastAsia="Times New Roman" w:hAnsi="Courier New" w:cs="Courier New"/>
          <w:sz w:val="20"/>
          <w:lang w:eastAsia="en-IN"/>
        </w:rPr>
        <w:t>nbsp;This</w:t>
      </w:r>
      <w:proofErr w:type="spellEnd"/>
      <w:r w:rsidRPr="001124EF">
        <w:rPr>
          <w:rFonts w:ascii="Courier New" w:eastAsia="Times New Roman" w:hAnsi="Courier New" w:cs="Courier New"/>
          <w:sz w:val="20"/>
          <w:lang w:eastAsia="en-IN"/>
        </w:rPr>
        <w:t xml:space="preserve"> is the first sentence of my indented paragraph.</w:t>
      </w:r>
    </w:p>
    <w:p w14:paraId="2B07E4F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68E8C72D"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This is the first sentence of my indented paragraph.</w:t>
      </w:r>
    </w:p>
    <w:p w14:paraId="452E008F"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1124EF">
        <w:rPr>
          <w:rFonts w:ascii="Times New Roman" w:eastAsia="Times New Roman" w:hAnsi="Times New Roman" w:cs="Times New Roman"/>
          <w:b/>
          <w:bCs/>
          <w:sz w:val="36"/>
          <w:szCs w:val="36"/>
          <w:lang w:eastAsia="en-IN"/>
        </w:rPr>
        <w:t>Center</w:t>
      </w:r>
      <w:proofErr w:type="spellEnd"/>
    </w:p>
    <w:p w14:paraId="10D8476B"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Having the ability to </w:t>
      </w:r>
      <w:proofErr w:type="spellStart"/>
      <w:r w:rsidRPr="001124EF">
        <w:rPr>
          <w:rFonts w:ascii="Times New Roman" w:eastAsia="Times New Roman" w:hAnsi="Times New Roman" w:cs="Times New Roman"/>
          <w:sz w:val="24"/>
          <w:szCs w:val="24"/>
          <w:lang w:eastAsia="en-IN"/>
        </w:rPr>
        <w:t>center</w:t>
      </w:r>
      <w:proofErr w:type="spellEnd"/>
      <w:r w:rsidRPr="001124EF">
        <w:rPr>
          <w:rFonts w:ascii="Times New Roman" w:eastAsia="Times New Roman" w:hAnsi="Times New Roman" w:cs="Times New Roman"/>
          <w:sz w:val="24"/>
          <w:szCs w:val="24"/>
          <w:lang w:eastAsia="en-IN"/>
        </w:rPr>
        <w:t xml:space="preserve"> text is a necessity when writing a paper or a report. Unfortunately, Markdown doesn’t have any concept of text alignment (one possible exception is when using </w:t>
      </w:r>
      <w:hyperlink r:id="rId102" w:anchor="alignment" w:history="1">
        <w:r w:rsidRPr="001124EF">
          <w:rPr>
            <w:rFonts w:ascii="Times New Roman" w:eastAsia="Times New Roman" w:hAnsi="Times New Roman" w:cs="Times New Roman"/>
            <w:color w:val="0000FF"/>
            <w:sz w:val="24"/>
            <w:szCs w:val="24"/>
            <w:u w:val="single"/>
            <w:lang w:eastAsia="en-IN"/>
          </w:rPr>
          <w:t>tables</w:t>
        </w:r>
      </w:hyperlink>
      <w:r w:rsidRPr="001124EF">
        <w:rPr>
          <w:rFonts w:ascii="Times New Roman" w:eastAsia="Times New Roman" w:hAnsi="Times New Roman" w:cs="Times New Roman"/>
          <w:sz w:val="24"/>
          <w:szCs w:val="24"/>
          <w:lang w:eastAsia="en-IN"/>
        </w:rPr>
        <w:t xml:space="preserve">). The good news is that there’s an HTML tag you can use: </w:t>
      </w: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center</w:t>
      </w:r>
      <w:proofErr w:type="spellEnd"/>
      <w:r w:rsidRPr="001124EF">
        <w:rPr>
          <w:rFonts w:ascii="Courier New" w:eastAsia="Times New Roman" w:hAnsi="Courier New" w:cs="Courier New"/>
          <w:sz w:val="20"/>
          <w:lang w:eastAsia="en-IN"/>
        </w:rPr>
        <w:t>&gt;</w:t>
      </w:r>
      <w:r w:rsidRPr="001124EF">
        <w:rPr>
          <w:rFonts w:ascii="Times New Roman" w:eastAsia="Times New Roman" w:hAnsi="Times New Roman" w:cs="Times New Roman"/>
          <w:sz w:val="24"/>
          <w:szCs w:val="24"/>
          <w:lang w:eastAsia="en-IN"/>
        </w:rPr>
        <w:t xml:space="preserve">. If your Markdown processor supports </w:t>
      </w:r>
      <w:hyperlink r:id="rId103" w:anchor="html" w:history="1">
        <w:r w:rsidRPr="001124EF">
          <w:rPr>
            <w:rFonts w:ascii="Times New Roman" w:eastAsia="Times New Roman" w:hAnsi="Times New Roman" w:cs="Times New Roman"/>
            <w:color w:val="0000FF"/>
            <w:sz w:val="24"/>
            <w:szCs w:val="24"/>
            <w:u w:val="single"/>
            <w:lang w:eastAsia="en-IN"/>
          </w:rPr>
          <w:t>HTML</w:t>
        </w:r>
      </w:hyperlink>
      <w:r w:rsidRPr="001124EF">
        <w:rPr>
          <w:rFonts w:ascii="Times New Roman" w:eastAsia="Times New Roman" w:hAnsi="Times New Roman" w:cs="Times New Roman"/>
          <w:sz w:val="24"/>
          <w:szCs w:val="24"/>
          <w:lang w:eastAsia="en-IN"/>
        </w:rPr>
        <w:t xml:space="preserve">, you can place these tags around whatever text you want to </w:t>
      </w:r>
      <w:proofErr w:type="spellStart"/>
      <w:r w:rsidRPr="001124EF">
        <w:rPr>
          <w:rFonts w:ascii="Times New Roman" w:eastAsia="Times New Roman" w:hAnsi="Times New Roman" w:cs="Times New Roman"/>
          <w:sz w:val="24"/>
          <w:szCs w:val="24"/>
          <w:lang w:eastAsia="en-IN"/>
        </w:rPr>
        <w:t>center</w:t>
      </w:r>
      <w:proofErr w:type="spellEnd"/>
      <w:r w:rsidRPr="001124EF">
        <w:rPr>
          <w:rFonts w:ascii="Times New Roman" w:eastAsia="Times New Roman" w:hAnsi="Times New Roman" w:cs="Times New Roman"/>
          <w:sz w:val="24"/>
          <w:szCs w:val="24"/>
          <w:lang w:eastAsia="en-IN"/>
        </w:rPr>
        <w:t xml:space="preserve"> align.</w:t>
      </w:r>
    </w:p>
    <w:p w14:paraId="543882B3"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center</w:t>
      </w:r>
      <w:proofErr w:type="spellEnd"/>
      <w:r w:rsidRPr="001124EF">
        <w:rPr>
          <w:rFonts w:ascii="Courier New" w:eastAsia="Times New Roman" w:hAnsi="Courier New" w:cs="Courier New"/>
          <w:sz w:val="20"/>
          <w:lang w:eastAsia="en-IN"/>
        </w:rPr>
        <w:t xml:space="preserve">&gt;This text is </w:t>
      </w:r>
      <w:proofErr w:type="spellStart"/>
      <w:proofErr w:type="gramStart"/>
      <w:r w:rsidRPr="001124EF">
        <w:rPr>
          <w:rFonts w:ascii="Courier New" w:eastAsia="Times New Roman" w:hAnsi="Courier New" w:cs="Courier New"/>
          <w:sz w:val="20"/>
          <w:lang w:eastAsia="en-IN"/>
        </w:rPr>
        <w:t>centered</w:t>
      </w:r>
      <w:proofErr w:type="spellEnd"/>
      <w:r w:rsidRPr="001124EF">
        <w:rPr>
          <w:rFonts w:ascii="Courier New" w:eastAsia="Times New Roman" w:hAnsi="Courier New" w:cs="Courier New"/>
          <w:sz w:val="20"/>
          <w:lang w:eastAsia="en-IN"/>
        </w:rPr>
        <w:t>.&lt;</w:t>
      </w:r>
      <w:proofErr w:type="gramEnd"/>
      <w:r w:rsidRPr="001124EF">
        <w:rPr>
          <w:rFonts w:ascii="Courier New" w:eastAsia="Times New Roman" w:hAnsi="Courier New" w:cs="Courier New"/>
          <w:sz w:val="20"/>
          <w:lang w:eastAsia="en-IN"/>
        </w:rPr>
        <w:t>/</w:t>
      </w:r>
      <w:proofErr w:type="spellStart"/>
      <w:r w:rsidRPr="001124EF">
        <w:rPr>
          <w:rFonts w:ascii="Courier New" w:eastAsia="Times New Roman" w:hAnsi="Courier New" w:cs="Courier New"/>
          <w:sz w:val="20"/>
          <w:lang w:eastAsia="en-IN"/>
        </w:rPr>
        <w:t>center</w:t>
      </w:r>
      <w:proofErr w:type="spellEnd"/>
      <w:r w:rsidRPr="001124EF">
        <w:rPr>
          <w:rFonts w:ascii="Courier New" w:eastAsia="Times New Roman" w:hAnsi="Courier New" w:cs="Courier New"/>
          <w:sz w:val="20"/>
          <w:lang w:eastAsia="en-IN"/>
        </w:rPr>
        <w:t>&gt;</w:t>
      </w:r>
    </w:p>
    <w:p w14:paraId="16FAFB06"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357CE188" w14:textId="77777777" w:rsidR="001124EF" w:rsidRPr="001124EF" w:rsidRDefault="001124EF" w:rsidP="001124EF">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This text is </w:t>
      </w:r>
      <w:proofErr w:type="spellStart"/>
      <w:r w:rsidRPr="001124EF">
        <w:rPr>
          <w:rFonts w:ascii="Times New Roman" w:eastAsia="Times New Roman" w:hAnsi="Times New Roman" w:cs="Times New Roman"/>
          <w:sz w:val="24"/>
          <w:szCs w:val="24"/>
          <w:lang w:eastAsia="en-IN"/>
        </w:rPr>
        <w:t>centered</w:t>
      </w:r>
      <w:proofErr w:type="spellEnd"/>
      <w:r w:rsidRPr="001124EF">
        <w:rPr>
          <w:rFonts w:ascii="Times New Roman" w:eastAsia="Times New Roman" w:hAnsi="Times New Roman" w:cs="Times New Roman"/>
          <w:sz w:val="24"/>
          <w:szCs w:val="24"/>
          <w:lang w:eastAsia="en-IN"/>
        </w:rPr>
        <w:t>.</w:t>
      </w:r>
    </w:p>
    <w:p w14:paraId="12E4FBC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The </w:t>
      </w: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center</w:t>
      </w:r>
      <w:proofErr w:type="spellEnd"/>
      <w:r w:rsidRPr="001124EF">
        <w:rPr>
          <w:rFonts w:ascii="Courier New" w:eastAsia="Times New Roman" w:hAnsi="Courier New" w:cs="Courier New"/>
          <w:sz w:val="20"/>
          <w:lang w:eastAsia="en-IN"/>
        </w:rPr>
        <w:t>&gt;</w:t>
      </w:r>
      <w:r w:rsidRPr="001124EF">
        <w:rPr>
          <w:rFonts w:ascii="Times New Roman" w:eastAsia="Times New Roman" w:hAnsi="Times New Roman" w:cs="Times New Roman"/>
          <w:sz w:val="24"/>
          <w:szCs w:val="24"/>
          <w:lang w:eastAsia="en-IN"/>
        </w:rPr>
        <w:t xml:space="preserve"> HTML tag is technically supported but officially </w:t>
      </w:r>
      <w:hyperlink r:id="rId104" w:history="1">
        <w:r w:rsidRPr="001124EF">
          <w:rPr>
            <w:rFonts w:ascii="Times New Roman" w:eastAsia="Times New Roman" w:hAnsi="Times New Roman" w:cs="Times New Roman"/>
            <w:color w:val="0000FF"/>
            <w:sz w:val="24"/>
            <w:szCs w:val="24"/>
            <w:u w:val="single"/>
            <w:lang w:eastAsia="en-IN"/>
          </w:rPr>
          <w:t>deprecated</w:t>
        </w:r>
      </w:hyperlink>
      <w:r w:rsidRPr="001124EF">
        <w:rPr>
          <w:rFonts w:ascii="Times New Roman" w:eastAsia="Times New Roman" w:hAnsi="Times New Roman" w:cs="Times New Roman"/>
          <w:sz w:val="24"/>
          <w:szCs w:val="24"/>
          <w:lang w:eastAsia="en-IN"/>
        </w:rPr>
        <w:t xml:space="preserve">, which means it works for now but you’re not supposed to be using it. Unfortunately, there’s not another pure HTML alternative. You could try using one of the CSS alternatives. Not all Markdown applications provide CSS support, but if the one you’re using does, here’s an alternative to the </w:t>
      </w: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center</w:t>
      </w:r>
      <w:proofErr w:type="spellEnd"/>
      <w:r w:rsidRPr="001124EF">
        <w:rPr>
          <w:rFonts w:ascii="Courier New" w:eastAsia="Times New Roman" w:hAnsi="Courier New" w:cs="Courier New"/>
          <w:sz w:val="20"/>
          <w:lang w:eastAsia="en-IN"/>
        </w:rPr>
        <w:t>&gt;</w:t>
      </w:r>
      <w:r w:rsidRPr="001124EF">
        <w:rPr>
          <w:rFonts w:ascii="Times New Roman" w:eastAsia="Times New Roman" w:hAnsi="Times New Roman" w:cs="Times New Roman"/>
          <w:sz w:val="24"/>
          <w:szCs w:val="24"/>
          <w:lang w:eastAsia="en-IN"/>
        </w:rPr>
        <w:t xml:space="preserve"> tag:</w:t>
      </w:r>
    </w:p>
    <w:p w14:paraId="759B747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&lt;p style="</w:t>
      </w:r>
      <w:proofErr w:type="spellStart"/>
      <w:r w:rsidRPr="001124EF">
        <w:rPr>
          <w:rFonts w:ascii="Courier New" w:eastAsia="Times New Roman" w:hAnsi="Courier New" w:cs="Courier New"/>
          <w:sz w:val="20"/>
          <w:lang w:eastAsia="en-IN"/>
        </w:rPr>
        <w:t>text-</w:t>
      </w:r>
      <w:proofErr w:type="gramStart"/>
      <w:r w:rsidRPr="001124EF">
        <w:rPr>
          <w:rFonts w:ascii="Courier New" w:eastAsia="Times New Roman" w:hAnsi="Courier New" w:cs="Courier New"/>
          <w:sz w:val="20"/>
          <w:lang w:eastAsia="en-IN"/>
        </w:rPr>
        <w:t>align:center</w:t>
      </w:r>
      <w:proofErr w:type="spellEnd"/>
      <w:proofErr w:type="gramEnd"/>
      <w:r w:rsidRPr="001124EF">
        <w:rPr>
          <w:rFonts w:ascii="Courier New" w:eastAsia="Times New Roman" w:hAnsi="Courier New" w:cs="Courier New"/>
          <w:sz w:val="20"/>
          <w:lang w:eastAsia="en-IN"/>
        </w:rPr>
        <w:t>"&gt;</w:t>
      </w:r>
      <w:proofErr w:type="spellStart"/>
      <w:r w:rsidRPr="001124EF">
        <w:rPr>
          <w:rFonts w:ascii="Courier New" w:eastAsia="Times New Roman" w:hAnsi="Courier New" w:cs="Courier New"/>
          <w:sz w:val="20"/>
          <w:lang w:eastAsia="en-IN"/>
        </w:rPr>
        <w:t>Center</w:t>
      </w:r>
      <w:proofErr w:type="spellEnd"/>
      <w:r w:rsidRPr="001124EF">
        <w:rPr>
          <w:rFonts w:ascii="Courier New" w:eastAsia="Times New Roman" w:hAnsi="Courier New" w:cs="Courier New"/>
          <w:sz w:val="20"/>
          <w:lang w:eastAsia="en-IN"/>
        </w:rPr>
        <w:t xml:space="preserve"> this text&lt;/p&gt;</w:t>
      </w:r>
    </w:p>
    <w:p w14:paraId="67D06A3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If this is supported by your Markdown application, the output looks like this:</w:t>
      </w:r>
    </w:p>
    <w:p w14:paraId="4187065C" w14:textId="77777777" w:rsidR="001124EF" w:rsidRPr="001124EF" w:rsidRDefault="001124EF" w:rsidP="001124EF">
      <w:pPr>
        <w:spacing w:before="100" w:beforeAutospacing="1" w:after="100" w:afterAutospacing="1" w:line="240" w:lineRule="auto"/>
        <w:jc w:val="center"/>
        <w:rPr>
          <w:rFonts w:ascii="Times New Roman" w:eastAsia="Times New Roman" w:hAnsi="Times New Roman" w:cs="Times New Roman"/>
          <w:sz w:val="24"/>
          <w:szCs w:val="24"/>
          <w:lang w:eastAsia="en-IN"/>
        </w:rPr>
      </w:pPr>
      <w:proofErr w:type="spellStart"/>
      <w:r w:rsidRPr="001124EF">
        <w:rPr>
          <w:rFonts w:ascii="Times New Roman" w:eastAsia="Times New Roman" w:hAnsi="Times New Roman" w:cs="Times New Roman"/>
          <w:sz w:val="24"/>
          <w:szCs w:val="24"/>
          <w:lang w:eastAsia="en-IN"/>
        </w:rPr>
        <w:t>Center</w:t>
      </w:r>
      <w:proofErr w:type="spellEnd"/>
      <w:r w:rsidRPr="001124EF">
        <w:rPr>
          <w:rFonts w:ascii="Times New Roman" w:eastAsia="Times New Roman" w:hAnsi="Times New Roman" w:cs="Times New Roman"/>
          <w:sz w:val="24"/>
          <w:szCs w:val="24"/>
          <w:lang w:eastAsia="en-IN"/>
        </w:rPr>
        <w:t xml:space="preserve"> this text</w:t>
      </w:r>
    </w:p>
    <w:p w14:paraId="740BDD79"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1124EF">
        <w:rPr>
          <w:rFonts w:ascii="Times New Roman" w:eastAsia="Times New Roman" w:hAnsi="Times New Roman" w:cs="Times New Roman"/>
          <w:b/>
          <w:bCs/>
          <w:sz w:val="36"/>
          <w:szCs w:val="36"/>
          <w:lang w:eastAsia="en-IN"/>
        </w:rPr>
        <w:t>Color</w:t>
      </w:r>
      <w:proofErr w:type="spellEnd"/>
    </w:p>
    <w:p w14:paraId="063C53E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Markdown doesn’t allow you to change the </w:t>
      </w:r>
      <w:proofErr w:type="spellStart"/>
      <w:r w:rsidRPr="001124EF">
        <w:rPr>
          <w:rFonts w:ascii="Times New Roman" w:eastAsia="Times New Roman" w:hAnsi="Times New Roman" w:cs="Times New Roman"/>
          <w:sz w:val="24"/>
          <w:szCs w:val="24"/>
          <w:lang w:eastAsia="en-IN"/>
        </w:rPr>
        <w:t>color</w:t>
      </w:r>
      <w:proofErr w:type="spellEnd"/>
      <w:r w:rsidRPr="001124EF">
        <w:rPr>
          <w:rFonts w:ascii="Times New Roman" w:eastAsia="Times New Roman" w:hAnsi="Times New Roman" w:cs="Times New Roman"/>
          <w:sz w:val="24"/>
          <w:szCs w:val="24"/>
          <w:lang w:eastAsia="en-IN"/>
        </w:rPr>
        <w:t xml:space="preserve"> of text, but if your Markdown processor supports </w:t>
      </w:r>
      <w:hyperlink r:id="rId105" w:anchor="html" w:history="1">
        <w:r w:rsidRPr="001124EF">
          <w:rPr>
            <w:rFonts w:ascii="Times New Roman" w:eastAsia="Times New Roman" w:hAnsi="Times New Roman" w:cs="Times New Roman"/>
            <w:color w:val="0000FF"/>
            <w:sz w:val="24"/>
            <w:szCs w:val="24"/>
            <w:u w:val="single"/>
            <w:lang w:eastAsia="en-IN"/>
          </w:rPr>
          <w:t>HTML</w:t>
        </w:r>
      </w:hyperlink>
      <w:r w:rsidRPr="001124EF">
        <w:rPr>
          <w:rFonts w:ascii="Times New Roman" w:eastAsia="Times New Roman" w:hAnsi="Times New Roman" w:cs="Times New Roman"/>
          <w:sz w:val="24"/>
          <w:szCs w:val="24"/>
          <w:lang w:eastAsia="en-IN"/>
        </w:rPr>
        <w:t xml:space="preserve">, you can use the </w:t>
      </w:r>
      <w:r w:rsidRPr="001124EF">
        <w:rPr>
          <w:rFonts w:ascii="Courier New" w:eastAsia="Times New Roman" w:hAnsi="Courier New" w:cs="Courier New"/>
          <w:sz w:val="20"/>
          <w:lang w:eastAsia="en-IN"/>
        </w:rPr>
        <w:t>&lt;font&gt;</w:t>
      </w:r>
      <w:r w:rsidRPr="001124EF">
        <w:rPr>
          <w:rFonts w:ascii="Times New Roman" w:eastAsia="Times New Roman" w:hAnsi="Times New Roman" w:cs="Times New Roman"/>
          <w:sz w:val="24"/>
          <w:szCs w:val="24"/>
          <w:lang w:eastAsia="en-IN"/>
        </w:rPr>
        <w:t xml:space="preserve"> HTML tag. The </w:t>
      </w:r>
      <w:proofErr w:type="spellStart"/>
      <w:r w:rsidRPr="001124EF">
        <w:rPr>
          <w:rFonts w:ascii="Courier New" w:eastAsia="Times New Roman" w:hAnsi="Courier New" w:cs="Courier New"/>
          <w:sz w:val="20"/>
          <w:lang w:eastAsia="en-IN"/>
        </w:rPr>
        <w:t>color</w:t>
      </w:r>
      <w:proofErr w:type="spellEnd"/>
      <w:r w:rsidRPr="001124EF">
        <w:rPr>
          <w:rFonts w:ascii="Times New Roman" w:eastAsia="Times New Roman" w:hAnsi="Times New Roman" w:cs="Times New Roman"/>
          <w:sz w:val="24"/>
          <w:szCs w:val="24"/>
          <w:lang w:eastAsia="en-IN"/>
        </w:rPr>
        <w:t xml:space="preserve"> attribute allows you to specify the font </w:t>
      </w:r>
      <w:proofErr w:type="spellStart"/>
      <w:r w:rsidRPr="001124EF">
        <w:rPr>
          <w:rFonts w:ascii="Times New Roman" w:eastAsia="Times New Roman" w:hAnsi="Times New Roman" w:cs="Times New Roman"/>
          <w:sz w:val="24"/>
          <w:szCs w:val="24"/>
          <w:lang w:eastAsia="en-IN"/>
        </w:rPr>
        <w:t>color</w:t>
      </w:r>
      <w:proofErr w:type="spellEnd"/>
      <w:r w:rsidRPr="001124EF">
        <w:rPr>
          <w:rFonts w:ascii="Times New Roman" w:eastAsia="Times New Roman" w:hAnsi="Times New Roman" w:cs="Times New Roman"/>
          <w:sz w:val="24"/>
          <w:szCs w:val="24"/>
          <w:lang w:eastAsia="en-IN"/>
        </w:rPr>
        <w:t xml:space="preserve"> using a </w:t>
      </w:r>
      <w:proofErr w:type="spellStart"/>
      <w:r w:rsidRPr="001124EF">
        <w:rPr>
          <w:rFonts w:ascii="Times New Roman" w:eastAsia="Times New Roman" w:hAnsi="Times New Roman" w:cs="Times New Roman"/>
          <w:sz w:val="24"/>
          <w:szCs w:val="24"/>
          <w:lang w:eastAsia="en-IN"/>
        </w:rPr>
        <w:t>color’s</w:t>
      </w:r>
      <w:proofErr w:type="spellEnd"/>
      <w:r w:rsidRPr="001124EF">
        <w:rPr>
          <w:rFonts w:ascii="Times New Roman" w:eastAsia="Times New Roman" w:hAnsi="Times New Roman" w:cs="Times New Roman"/>
          <w:sz w:val="24"/>
          <w:szCs w:val="24"/>
          <w:lang w:eastAsia="en-IN"/>
        </w:rPr>
        <w:t xml:space="preserve"> name or the hexadecimal </w:t>
      </w:r>
      <w:r w:rsidRPr="001124EF">
        <w:rPr>
          <w:rFonts w:ascii="Courier New" w:eastAsia="Times New Roman" w:hAnsi="Courier New" w:cs="Courier New"/>
          <w:sz w:val="20"/>
          <w:lang w:eastAsia="en-IN"/>
        </w:rPr>
        <w:t>#RRGGBB</w:t>
      </w:r>
      <w:r w:rsidRPr="001124EF">
        <w:rPr>
          <w:rFonts w:ascii="Times New Roman" w:eastAsia="Times New Roman" w:hAnsi="Times New Roman" w:cs="Times New Roman"/>
          <w:sz w:val="24"/>
          <w:szCs w:val="24"/>
          <w:lang w:eastAsia="en-IN"/>
        </w:rPr>
        <w:t xml:space="preserve"> code.</w:t>
      </w:r>
    </w:p>
    <w:p w14:paraId="536CBDBB"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&lt;font </w:t>
      </w:r>
      <w:proofErr w:type="spellStart"/>
      <w:r w:rsidRPr="001124EF">
        <w:rPr>
          <w:rFonts w:ascii="Courier New" w:eastAsia="Times New Roman" w:hAnsi="Courier New" w:cs="Courier New"/>
          <w:sz w:val="20"/>
          <w:lang w:eastAsia="en-IN"/>
        </w:rPr>
        <w:t>color</w:t>
      </w:r>
      <w:proofErr w:type="spellEnd"/>
      <w:r w:rsidRPr="001124EF">
        <w:rPr>
          <w:rFonts w:ascii="Courier New" w:eastAsia="Times New Roman" w:hAnsi="Courier New" w:cs="Courier New"/>
          <w:sz w:val="20"/>
          <w:lang w:eastAsia="en-IN"/>
        </w:rPr>
        <w:t xml:space="preserve">="red"&gt;This text is </w:t>
      </w:r>
      <w:proofErr w:type="gramStart"/>
      <w:r w:rsidRPr="001124EF">
        <w:rPr>
          <w:rFonts w:ascii="Courier New" w:eastAsia="Times New Roman" w:hAnsi="Courier New" w:cs="Courier New"/>
          <w:sz w:val="20"/>
          <w:lang w:eastAsia="en-IN"/>
        </w:rPr>
        <w:t>red!&lt;</w:t>
      </w:r>
      <w:proofErr w:type="gramEnd"/>
      <w:r w:rsidRPr="001124EF">
        <w:rPr>
          <w:rFonts w:ascii="Courier New" w:eastAsia="Times New Roman" w:hAnsi="Courier New" w:cs="Courier New"/>
          <w:sz w:val="20"/>
          <w:lang w:eastAsia="en-IN"/>
        </w:rPr>
        <w:t>/font&gt;</w:t>
      </w:r>
    </w:p>
    <w:p w14:paraId="0DB79AD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The rendered output looks like this:</w:t>
      </w:r>
    </w:p>
    <w:p w14:paraId="57BBA66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1124EF">
        <w:rPr>
          <w:rFonts w:ascii="Times New Roman" w:eastAsia="Times New Roman" w:hAnsi="Times New Roman" w:cs="Times New Roman"/>
          <w:color w:val="FF0000"/>
          <w:sz w:val="24"/>
          <w:szCs w:val="24"/>
          <w:lang w:eastAsia="en-IN"/>
        </w:rPr>
        <w:t>This text is red!</w:t>
      </w:r>
    </w:p>
    <w:p w14:paraId="54ECCDFC"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The </w:t>
      </w:r>
      <w:r w:rsidRPr="001124EF">
        <w:rPr>
          <w:rFonts w:ascii="Courier New" w:eastAsia="Times New Roman" w:hAnsi="Courier New" w:cs="Courier New"/>
          <w:sz w:val="20"/>
          <w:lang w:eastAsia="en-IN"/>
        </w:rPr>
        <w:t>&lt;font&gt;</w:t>
      </w:r>
      <w:r w:rsidRPr="001124EF">
        <w:rPr>
          <w:rFonts w:ascii="Times New Roman" w:eastAsia="Times New Roman" w:hAnsi="Times New Roman" w:cs="Times New Roman"/>
          <w:sz w:val="24"/>
          <w:szCs w:val="24"/>
          <w:lang w:eastAsia="en-IN"/>
        </w:rPr>
        <w:t xml:space="preserve"> HTML tag is technically supported but officially </w:t>
      </w:r>
      <w:hyperlink r:id="rId106" w:history="1">
        <w:r w:rsidRPr="001124EF">
          <w:rPr>
            <w:rFonts w:ascii="Times New Roman" w:eastAsia="Times New Roman" w:hAnsi="Times New Roman" w:cs="Times New Roman"/>
            <w:color w:val="0000FF"/>
            <w:sz w:val="24"/>
            <w:szCs w:val="24"/>
            <w:u w:val="single"/>
            <w:lang w:eastAsia="en-IN"/>
          </w:rPr>
          <w:t>deprecated</w:t>
        </w:r>
      </w:hyperlink>
      <w:r w:rsidRPr="001124EF">
        <w:rPr>
          <w:rFonts w:ascii="Times New Roman" w:eastAsia="Times New Roman" w:hAnsi="Times New Roman" w:cs="Times New Roman"/>
          <w:sz w:val="24"/>
          <w:szCs w:val="24"/>
          <w:lang w:eastAsia="en-IN"/>
        </w:rPr>
        <w:t xml:space="preserve">, which means it works for now but you’re not supposed to be using it. Unfortunately, there’s not another pure HTML alternative. You could try using one of the CSS alternatives. Not all Markdown applications provide CSS support, but if the one you’re using does, here’s an alternative to the </w:t>
      </w:r>
      <w:r w:rsidRPr="001124EF">
        <w:rPr>
          <w:rFonts w:ascii="Courier New" w:eastAsia="Times New Roman" w:hAnsi="Courier New" w:cs="Courier New"/>
          <w:sz w:val="20"/>
          <w:lang w:eastAsia="en-IN"/>
        </w:rPr>
        <w:t>&lt;font&gt;</w:t>
      </w:r>
      <w:r w:rsidRPr="001124EF">
        <w:rPr>
          <w:rFonts w:ascii="Times New Roman" w:eastAsia="Times New Roman" w:hAnsi="Times New Roman" w:cs="Times New Roman"/>
          <w:sz w:val="24"/>
          <w:szCs w:val="24"/>
          <w:lang w:eastAsia="en-IN"/>
        </w:rPr>
        <w:t xml:space="preserve"> tag:</w:t>
      </w:r>
    </w:p>
    <w:p w14:paraId="1BA7185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&lt;p style="</w:t>
      </w:r>
      <w:proofErr w:type="spellStart"/>
      <w:proofErr w:type="gramStart"/>
      <w:r w:rsidRPr="001124EF">
        <w:rPr>
          <w:rFonts w:ascii="Courier New" w:eastAsia="Times New Roman" w:hAnsi="Courier New" w:cs="Courier New"/>
          <w:sz w:val="20"/>
          <w:lang w:eastAsia="en-IN"/>
        </w:rPr>
        <w:t>color:blue</w:t>
      </w:r>
      <w:proofErr w:type="spellEnd"/>
      <w:proofErr w:type="gramEnd"/>
      <w:r w:rsidRPr="001124EF">
        <w:rPr>
          <w:rFonts w:ascii="Courier New" w:eastAsia="Times New Roman" w:hAnsi="Courier New" w:cs="Courier New"/>
          <w:sz w:val="20"/>
          <w:lang w:eastAsia="en-IN"/>
        </w:rPr>
        <w:t>"&gt;Make this text blue.&lt;/p&gt;</w:t>
      </w:r>
    </w:p>
    <w:p w14:paraId="745D624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If this is supported by your Markdown application, the output looks like this:</w:t>
      </w:r>
    </w:p>
    <w:p w14:paraId="3D8FF8C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color w:val="0000FF"/>
          <w:sz w:val="24"/>
          <w:szCs w:val="24"/>
          <w:lang w:eastAsia="en-IN"/>
        </w:rPr>
      </w:pPr>
      <w:r w:rsidRPr="001124EF">
        <w:rPr>
          <w:rFonts w:ascii="Times New Roman" w:eastAsia="Times New Roman" w:hAnsi="Times New Roman" w:cs="Times New Roman"/>
          <w:color w:val="0000FF"/>
          <w:sz w:val="24"/>
          <w:szCs w:val="24"/>
          <w:lang w:eastAsia="en-IN"/>
        </w:rPr>
        <w:t>Make this text blue.</w:t>
      </w:r>
    </w:p>
    <w:p w14:paraId="574728E1"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Comments</w:t>
      </w:r>
    </w:p>
    <w:p w14:paraId="5FF829FC"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Some people need the ability to write sentences in their Markdown files that </w:t>
      </w:r>
      <w:r w:rsidRPr="001124EF">
        <w:rPr>
          <w:rFonts w:ascii="Times New Roman" w:eastAsia="Times New Roman" w:hAnsi="Times New Roman" w:cs="Times New Roman"/>
          <w:i/>
          <w:iCs/>
          <w:sz w:val="24"/>
          <w:szCs w:val="24"/>
          <w:lang w:eastAsia="en-IN"/>
        </w:rPr>
        <w:t>will not</w:t>
      </w:r>
      <w:r w:rsidRPr="001124EF">
        <w:rPr>
          <w:rFonts w:ascii="Times New Roman" w:eastAsia="Times New Roman" w:hAnsi="Times New Roman" w:cs="Times New Roman"/>
          <w:sz w:val="24"/>
          <w:szCs w:val="24"/>
          <w:lang w:eastAsia="en-IN"/>
        </w:rPr>
        <w:t xml:space="preserve"> appear in the rendered output. These comments are essentially hidden text. The text is viewable by the author of the document, but it’s not printed on the webpage or PDF. Markdown doesn’t natively support comments, but several enterprising individuals have devised a solution.</w:t>
      </w:r>
    </w:p>
    <w:p w14:paraId="4E6F981D"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To add a comment, place text inside brackets followed by a colon, a space, and a pound sign (e.g., </w:t>
      </w:r>
      <w:r w:rsidRPr="001124EF">
        <w:rPr>
          <w:rFonts w:ascii="Courier New" w:eastAsia="Times New Roman" w:hAnsi="Courier New" w:cs="Courier New"/>
          <w:sz w:val="20"/>
          <w:lang w:eastAsia="en-IN"/>
        </w:rPr>
        <w:t>[comment]: #</w:t>
      </w:r>
      <w:r w:rsidRPr="001124EF">
        <w:rPr>
          <w:rFonts w:ascii="Times New Roman" w:eastAsia="Times New Roman" w:hAnsi="Times New Roman" w:cs="Times New Roman"/>
          <w:sz w:val="24"/>
          <w:szCs w:val="24"/>
          <w:lang w:eastAsia="en-IN"/>
        </w:rPr>
        <w:t>). You should put blank lines before and after a comment.</w:t>
      </w:r>
    </w:p>
    <w:p w14:paraId="2A2B7C22"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Here's a paragraph that will be visible.</w:t>
      </w:r>
    </w:p>
    <w:p w14:paraId="6145F7E5"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5443FA5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[This is a comment that will be hidden.]: # </w:t>
      </w:r>
    </w:p>
    <w:p w14:paraId="4EE78F8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47A2987"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And here's another paragraph that's visible.</w:t>
      </w:r>
    </w:p>
    <w:p w14:paraId="7D97E0B4"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4694503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Here’s a paragraph that will be visible.</w:t>
      </w:r>
    </w:p>
    <w:p w14:paraId="42D69E3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And here’s another paragraph that’s visible.</w:t>
      </w:r>
    </w:p>
    <w:p w14:paraId="3E8028A0"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Tip:</w:t>
      </w:r>
      <w:r w:rsidRPr="001124EF">
        <w:rPr>
          <w:rFonts w:ascii="Times New Roman" w:eastAsia="Times New Roman" w:hAnsi="Times New Roman" w:cs="Times New Roman"/>
          <w:sz w:val="24"/>
          <w:szCs w:val="24"/>
          <w:lang w:eastAsia="en-IN"/>
        </w:rPr>
        <w:t xml:space="preserve"> This tip comes from </w:t>
      </w:r>
      <w:hyperlink r:id="rId107" w:history="1">
        <w:r w:rsidRPr="001124EF">
          <w:rPr>
            <w:rFonts w:ascii="Times New Roman" w:eastAsia="Times New Roman" w:hAnsi="Times New Roman" w:cs="Times New Roman"/>
            <w:color w:val="0000FF"/>
            <w:sz w:val="24"/>
            <w:szCs w:val="24"/>
            <w:u w:val="single"/>
            <w:lang w:eastAsia="en-IN"/>
          </w:rPr>
          <w:t>Stack Overflow</w:t>
        </w:r>
      </w:hyperlink>
      <w:r w:rsidRPr="001124EF">
        <w:rPr>
          <w:rFonts w:ascii="Times New Roman" w:eastAsia="Times New Roman" w:hAnsi="Times New Roman" w:cs="Times New Roman"/>
          <w:sz w:val="24"/>
          <w:szCs w:val="24"/>
          <w:lang w:eastAsia="en-IN"/>
        </w:rPr>
        <w:t xml:space="preserve">. It's been peer-reviewed and used by thousands of people! </w:t>
      </w:r>
    </w:p>
    <w:p w14:paraId="55A36601"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Admonitions</w:t>
      </w:r>
    </w:p>
    <w:p w14:paraId="788D131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Admonitions are frequently used in documentation to call attention to warnings, notes, and tips. Markdown doesn’t provide special syntax for admonitions, and most Markdown applications don’t provide support for admonitions (one exception is </w:t>
      </w:r>
      <w:hyperlink r:id="rId108" w:history="1">
        <w:proofErr w:type="spellStart"/>
        <w:r w:rsidRPr="001124EF">
          <w:rPr>
            <w:rFonts w:ascii="Times New Roman" w:eastAsia="Times New Roman" w:hAnsi="Times New Roman" w:cs="Times New Roman"/>
            <w:color w:val="0000FF"/>
            <w:sz w:val="24"/>
            <w:szCs w:val="24"/>
            <w:u w:val="single"/>
            <w:lang w:eastAsia="en-IN"/>
          </w:rPr>
          <w:t>MkDocs</w:t>
        </w:r>
        <w:proofErr w:type="spellEnd"/>
      </w:hyperlink>
      <w:r w:rsidRPr="001124EF">
        <w:rPr>
          <w:rFonts w:ascii="Times New Roman" w:eastAsia="Times New Roman" w:hAnsi="Times New Roman" w:cs="Times New Roman"/>
          <w:sz w:val="24"/>
          <w:szCs w:val="24"/>
          <w:lang w:eastAsia="en-IN"/>
        </w:rPr>
        <w:t>).</w:t>
      </w:r>
    </w:p>
    <w:p w14:paraId="57218A28"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However, if you need to add admonitions, you might be able to use </w:t>
      </w:r>
      <w:hyperlink r:id="rId109" w:anchor="blockquotes-1" w:history="1">
        <w:r w:rsidRPr="001124EF">
          <w:rPr>
            <w:rFonts w:ascii="Times New Roman" w:eastAsia="Times New Roman" w:hAnsi="Times New Roman" w:cs="Times New Roman"/>
            <w:color w:val="0000FF"/>
            <w:sz w:val="24"/>
            <w:szCs w:val="24"/>
            <w:u w:val="single"/>
            <w:lang w:eastAsia="en-IN"/>
          </w:rPr>
          <w:t>blockquotes</w:t>
        </w:r>
      </w:hyperlink>
      <w:r w:rsidRPr="001124EF">
        <w:rPr>
          <w:rFonts w:ascii="Times New Roman" w:eastAsia="Times New Roman" w:hAnsi="Times New Roman" w:cs="Times New Roman"/>
          <w:sz w:val="24"/>
          <w:szCs w:val="24"/>
          <w:lang w:eastAsia="en-IN"/>
        </w:rPr>
        <w:t xml:space="preserve"> with </w:t>
      </w:r>
      <w:hyperlink r:id="rId110" w:anchor="emoji" w:history="1">
        <w:r w:rsidRPr="001124EF">
          <w:rPr>
            <w:rFonts w:ascii="Times New Roman" w:eastAsia="Times New Roman" w:hAnsi="Times New Roman" w:cs="Times New Roman"/>
            <w:color w:val="0000FF"/>
            <w:sz w:val="24"/>
            <w:szCs w:val="24"/>
            <w:u w:val="single"/>
            <w:lang w:eastAsia="en-IN"/>
          </w:rPr>
          <w:t>emoji</w:t>
        </w:r>
      </w:hyperlink>
      <w:r w:rsidRPr="001124EF">
        <w:rPr>
          <w:rFonts w:ascii="Times New Roman" w:eastAsia="Times New Roman" w:hAnsi="Times New Roman" w:cs="Times New Roman"/>
          <w:sz w:val="24"/>
          <w:szCs w:val="24"/>
          <w:lang w:eastAsia="en-IN"/>
        </w:rPr>
        <w:t xml:space="preserve"> and </w:t>
      </w:r>
      <w:hyperlink r:id="rId111" w:anchor="emphasis" w:history="1">
        <w:r w:rsidRPr="001124EF">
          <w:rPr>
            <w:rFonts w:ascii="Times New Roman" w:eastAsia="Times New Roman" w:hAnsi="Times New Roman" w:cs="Times New Roman"/>
            <w:color w:val="0000FF"/>
            <w:sz w:val="24"/>
            <w:szCs w:val="24"/>
            <w:u w:val="single"/>
            <w:lang w:eastAsia="en-IN"/>
          </w:rPr>
          <w:t>emphasis</w:t>
        </w:r>
      </w:hyperlink>
      <w:r w:rsidRPr="001124EF">
        <w:rPr>
          <w:rFonts w:ascii="Times New Roman" w:eastAsia="Times New Roman" w:hAnsi="Times New Roman" w:cs="Times New Roman"/>
          <w:sz w:val="24"/>
          <w:szCs w:val="24"/>
          <w:lang w:eastAsia="en-IN"/>
        </w:rPr>
        <w:t xml:space="preserve"> to create something that looks similar to the admonitions you see on other websites.</w:t>
      </w:r>
    </w:p>
    <w:p w14:paraId="3CBDFAAC"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1124EF">
        <w:rPr>
          <w:rFonts w:ascii="Courier New" w:eastAsia="Times New Roman" w:hAnsi="Courier New" w:cs="Courier New"/>
          <w:sz w:val="20"/>
          <w:lang w:eastAsia="en-IN"/>
        </w:rPr>
        <w:lastRenderedPageBreak/>
        <w:t>&gt; :warning</w:t>
      </w:r>
      <w:proofErr w:type="gramEnd"/>
      <w:r w:rsidRPr="001124EF">
        <w:rPr>
          <w:rFonts w:ascii="Courier New" w:eastAsia="Times New Roman" w:hAnsi="Courier New" w:cs="Courier New"/>
          <w:sz w:val="20"/>
          <w:lang w:eastAsia="en-IN"/>
        </w:rPr>
        <w:t>: **Warning:** Do not push the big red button.</w:t>
      </w:r>
    </w:p>
    <w:p w14:paraId="5F465FA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9D0EC07"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1124EF">
        <w:rPr>
          <w:rFonts w:ascii="Courier New" w:eastAsia="Times New Roman" w:hAnsi="Courier New" w:cs="Courier New"/>
          <w:sz w:val="20"/>
          <w:lang w:eastAsia="en-IN"/>
        </w:rPr>
        <w:t>&gt; :memo</w:t>
      </w:r>
      <w:proofErr w:type="gramEnd"/>
      <w:r w:rsidRPr="001124EF">
        <w:rPr>
          <w:rFonts w:ascii="Courier New" w:eastAsia="Times New Roman" w:hAnsi="Courier New" w:cs="Courier New"/>
          <w:sz w:val="20"/>
          <w:lang w:eastAsia="en-IN"/>
        </w:rPr>
        <w:t>: **Note:** Sunrises are beautiful.</w:t>
      </w:r>
    </w:p>
    <w:p w14:paraId="4EFB9844"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50D4CBC"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1124EF">
        <w:rPr>
          <w:rFonts w:ascii="Courier New" w:eastAsia="Times New Roman" w:hAnsi="Courier New" w:cs="Courier New"/>
          <w:sz w:val="20"/>
          <w:lang w:eastAsia="en-IN"/>
        </w:rPr>
        <w:t>&gt; :bulb</w:t>
      </w:r>
      <w:proofErr w:type="gramEnd"/>
      <w:r w:rsidRPr="001124EF">
        <w:rPr>
          <w:rFonts w:ascii="Courier New" w:eastAsia="Times New Roman" w:hAnsi="Courier New" w:cs="Courier New"/>
          <w:sz w:val="20"/>
          <w:lang w:eastAsia="en-IN"/>
        </w:rPr>
        <w:t>: **Tip:** Remember to appreciate the little things in life.</w:t>
      </w:r>
    </w:p>
    <w:p w14:paraId="0A458E9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297BAC24" w14:textId="77777777" w:rsidR="001124EF" w:rsidRPr="001124EF" w:rsidRDefault="001124EF" w:rsidP="001124EF">
      <w:pPr>
        <w:spacing w:beforeAutospacing="1" w:after="100" w:afterAutospacing="1" w:line="240" w:lineRule="auto"/>
        <w:rPr>
          <w:rFonts w:ascii="Times New Roman" w:eastAsia="Times New Roman" w:hAnsi="Times New Roman" w:cs="Times New Roman"/>
          <w:sz w:val="24"/>
          <w:szCs w:val="24"/>
          <w:lang w:eastAsia="en-IN"/>
        </w:rPr>
      </w:pPr>
      <w:r w:rsidRPr="001124EF">
        <w:rPr>
          <w:rFonts w:ascii="Segoe UI Emoji" w:eastAsia="Times New Roman" w:hAnsi="Segoe UI Emoji" w:cs="Segoe UI Emoji"/>
          <w:sz w:val="24"/>
          <w:szCs w:val="24"/>
          <w:lang w:eastAsia="en-IN"/>
        </w:rPr>
        <w:t>⚠️</w:t>
      </w:r>
      <w:r w:rsidRPr="001124EF">
        <w:rPr>
          <w:rFonts w:ascii="Times New Roman" w:eastAsia="Times New Roman" w:hAnsi="Times New Roman" w:cs="Times New Roman"/>
          <w:sz w:val="24"/>
          <w:szCs w:val="24"/>
          <w:lang w:eastAsia="en-IN"/>
        </w:rPr>
        <w:t xml:space="preserve"> </w:t>
      </w:r>
      <w:r w:rsidRPr="001124EF">
        <w:rPr>
          <w:rFonts w:ascii="Times New Roman" w:eastAsia="Times New Roman" w:hAnsi="Times New Roman" w:cs="Times New Roman"/>
          <w:b/>
          <w:bCs/>
          <w:sz w:val="24"/>
          <w:szCs w:val="24"/>
          <w:lang w:eastAsia="en-IN"/>
        </w:rPr>
        <w:t>Warning:</w:t>
      </w:r>
      <w:r w:rsidRPr="001124EF">
        <w:rPr>
          <w:rFonts w:ascii="Times New Roman" w:eastAsia="Times New Roman" w:hAnsi="Times New Roman" w:cs="Times New Roman"/>
          <w:sz w:val="24"/>
          <w:szCs w:val="24"/>
          <w:lang w:eastAsia="en-IN"/>
        </w:rPr>
        <w:t xml:space="preserve"> Do not push the big red button.</w:t>
      </w:r>
    </w:p>
    <w:p w14:paraId="0887BBE5" w14:textId="77777777" w:rsidR="001124EF" w:rsidRPr="001124EF" w:rsidRDefault="001124EF" w:rsidP="001124EF">
      <w:pPr>
        <w:spacing w:beforeAutospacing="1" w:after="100" w:afterAutospacing="1" w:line="240" w:lineRule="auto"/>
        <w:rPr>
          <w:rFonts w:ascii="Times New Roman" w:eastAsia="Times New Roman" w:hAnsi="Times New Roman" w:cs="Times New Roman"/>
          <w:sz w:val="24"/>
          <w:szCs w:val="24"/>
          <w:lang w:eastAsia="en-IN"/>
        </w:rPr>
      </w:pPr>
      <w:r w:rsidRPr="001124EF">
        <w:rPr>
          <w:rFonts w:ascii="Segoe UI Emoji" w:eastAsia="Times New Roman" w:hAnsi="Segoe UI Emoji" w:cs="Segoe UI Emoji"/>
          <w:sz w:val="24"/>
          <w:szCs w:val="24"/>
          <w:lang w:eastAsia="en-IN"/>
        </w:rPr>
        <w:t>📝</w:t>
      </w:r>
      <w:r w:rsidRPr="001124EF">
        <w:rPr>
          <w:rFonts w:ascii="Times New Roman" w:eastAsia="Times New Roman" w:hAnsi="Times New Roman" w:cs="Times New Roman"/>
          <w:sz w:val="24"/>
          <w:szCs w:val="24"/>
          <w:lang w:eastAsia="en-IN"/>
        </w:rPr>
        <w:t xml:space="preserve"> </w:t>
      </w:r>
      <w:r w:rsidRPr="001124EF">
        <w:rPr>
          <w:rFonts w:ascii="Times New Roman" w:eastAsia="Times New Roman" w:hAnsi="Times New Roman" w:cs="Times New Roman"/>
          <w:b/>
          <w:bCs/>
          <w:sz w:val="24"/>
          <w:szCs w:val="24"/>
          <w:lang w:eastAsia="en-IN"/>
        </w:rPr>
        <w:t>Note:</w:t>
      </w:r>
      <w:r w:rsidRPr="001124EF">
        <w:rPr>
          <w:rFonts w:ascii="Times New Roman" w:eastAsia="Times New Roman" w:hAnsi="Times New Roman" w:cs="Times New Roman"/>
          <w:sz w:val="24"/>
          <w:szCs w:val="24"/>
          <w:lang w:eastAsia="en-IN"/>
        </w:rPr>
        <w:t xml:space="preserve"> Sunrises are beautiful.</w:t>
      </w:r>
    </w:p>
    <w:p w14:paraId="5A3FF95C" w14:textId="77777777" w:rsidR="001124EF" w:rsidRPr="001124EF" w:rsidRDefault="001124EF" w:rsidP="001124EF">
      <w:pPr>
        <w:spacing w:beforeAutospacing="1" w:after="100" w:afterAutospacing="1" w:line="240" w:lineRule="auto"/>
        <w:rPr>
          <w:rFonts w:ascii="Times New Roman" w:eastAsia="Times New Roman" w:hAnsi="Times New Roman" w:cs="Times New Roman"/>
          <w:sz w:val="24"/>
          <w:szCs w:val="24"/>
          <w:lang w:eastAsia="en-IN"/>
        </w:rPr>
      </w:pPr>
      <w:r w:rsidRPr="001124EF">
        <w:rPr>
          <w:rFonts w:ascii="Segoe UI Emoji" w:eastAsia="Times New Roman" w:hAnsi="Segoe UI Emoji" w:cs="Segoe UI Emoji"/>
          <w:sz w:val="24"/>
          <w:szCs w:val="24"/>
          <w:lang w:eastAsia="en-IN"/>
        </w:rPr>
        <w:t>💡</w:t>
      </w:r>
      <w:r w:rsidRPr="001124EF">
        <w:rPr>
          <w:rFonts w:ascii="Times New Roman" w:eastAsia="Times New Roman" w:hAnsi="Times New Roman" w:cs="Times New Roman"/>
          <w:sz w:val="24"/>
          <w:szCs w:val="24"/>
          <w:lang w:eastAsia="en-IN"/>
        </w:rPr>
        <w:t xml:space="preserve"> </w:t>
      </w:r>
      <w:r w:rsidRPr="001124EF">
        <w:rPr>
          <w:rFonts w:ascii="Times New Roman" w:eastAsia="Times New Roman" w:hAnsi="Times New Roman" w:cs="Times New Roman"/>
          <w:b/>
          <w:bCs/>
          <w:sz w:val="24"/>
          <w:szCs w:val="24"/>
          <w:lang w:eastAsia="en-IN"/>
        </w:rPr>
        <w:t>Tip:</w:t>
      </w:r>
      <w:r w:rsidRPr="001124EF">
        <w:rPr>
          <w:rFonts w:ascii="Times New Roman" w:eastAsia="Times New Roman" w:hAnsi="Times New Roman" w:cs="Times New Roman"/>
          <w:sz w:val="24"/>
          <w:szCs w:val="24"/>
          <w:lang w:eastAsia="en-IN"/>
        </w:rPr>
        <w:t xml:space="preserve"> Remember to appreciate the little things in life.</w:t>
      </w:r>
    </w:p>
    <w:p w14:paraId="634E2EF6"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Image Size</w:t>
      </w:r>
    </w:p>
    <w:p w14:paraId="496C8CD3"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The Markdown syntax for </w:t>
      </w:r>
      <w:hyperlink r:id="rId112" w:anchor="images-1" w:history="1">
        <w:r w:rsidRPr="001124EF">
          <w:rPr>
            <w:rFonts w:ascii="Times New Roman" w:eastAsia="Times New Roman" w:hAnsi="Times New Roman" w:cs="Times New Roman"/>
            <w:color w:val="0000FF"/>
            <w:sz w:val="24"/>
            <w:szCs w:val="24"/>
            <w:u w:val="single"/>
            <w:lang w:eastAsia="en-IN"/>
          </w:rPr>
          <w:t>images</w:t>
        </w:r>
      </w:hyperlink>
      <w:r w:rsidRPr="001124EF">
        <w:rPr>
          <w:rFonts w:ascii="Times New Roman" w:eastAsia="Times New Roman" w:hAnsi="Times New Roman" w:cs="Times New Roman"/>
          <w:sz w:val="24"/>
          <w:szCs w:val="24"/>
          <w:lang w:eastAsia="en-IN"/>
        </w:rPr>
        <w:t xml:space="preserve"> doesn’t allow you to specify the width and height of images. If you need to resize an image and your Markdown processor supports </w:t>
      </w:r>
      <w:hyperlink r:id="rId113" w:anchor="html" w:history="1">
        <w:r w:rsidRPr="001124EF">
          <w:rPr>
            <w:rFonts w:ascii="Times New Roman" w:eastAsia="Times New Roman" w:hAnsi="Times New Roman" w:cs="Times New Roman"/>
            <w:color w:val="0000FF"/>
            <w:sz w:val="24"/>
            <w:szCs w:val="24"/>
            <w:u w:val="single"/>
            <w:lang w:eastAsia="en-IN"/>
          </w:rPr>
          <w:t>HTML</w:t>
        </w:r>
      </w:hyperlink>
      <w:r w:rsidRPr="001124EF">
        <w:rPr>
          <w:rFonts w:ascii="Times New Roman" w:eastAsia="Times New Roman" w:hAnsi="Times New Roman" w:cs="Times New Roman"/>
          <w:sz w:val="24"/>
          <w:szCs w:val="24"/>
          <w:lang w:eastAsia="en-IN"/>
        </w:rPr>
        <w:t xml:space="preserve">, you can use the </w:t>
      </w:r>
      <w:proofErr w:type="spellStart"/>
      <w:r w:rsidRPr="001124EF">
        <w:rPr>
          <w:rFonts w:ascii="Courier New" w:eastAsia="Times New Roman" w:hAnsi="Courier New" w:cs="Courier New"/>
          <w:sz w:val="20"/>
          <w:lang w:eastAsia="en-IN"/>
        </w:rPr>
        <w:t>img</w:t>
      </w:r>
      <w:proofErr w:type="spellEnd"/>
      <w:r w:rsidRPr="001124EF">
        <w:rPr>
          <w:rFonts w:ascii="Times New Roman" w:eastAsia="Times New Roman" w:hAnsi="Times New Roman" w:cs="Times New Roman"/>
          <w:sz w:val="24"/>
          <w:szCs w:val="24"/>
          <w:lang w:eastAsia="en-IN"/>
        </w:rPr>
        <w:t xml:space="preserve"> HTML tag with the </w:t>
      </w:r>
      <w:r w:rsidRPr="001124EF">
        <w:rPr>
          <w:rFonts w:ascii="Courier New" w:eastAsia="Times New Roman" w:hAnsi="Courier New" w:cs="Courier New"/>
          <w:sz w:val="20"/>
          <w:lang w:eastAsia="en-IN"/>
        </w:rPr>
        <w:t>width</w:t>
      </w:r>
      <w:r w:rsidRPr="001124EF">
        <w:rPr>
          <w:rFonts w:ascii="Times New Roman" w:eastAsia="Times New Roman" w:hAnsi="Times New Roman" w:cs="Times New Roman"/>
          <w:sz w:val="24"/>
          <w:szCs w:val="24"/>
          <w:lang w:eastAsia="en-IN"/>
        </w:rPr>
        <w:t xml:space="preserve"> and </w:t>
      </w:r>
      <w:r w:rsidRPr="001124EF">
        <w:rPr>
          <w:rFonts w:ascii="Courier New" w:eastAsia="Times New Roman" w:hAnsi="Courier New" w:cs="Courier New"/>
          <w:sz w:val="20"/>
          <w:lang w:eastAsia="en-IN"/>
        </w:rPr>
        <w:t>height</w:t>
      </w:r>
      <w:r w:rsidRPr="001124EF">
        <w:rPr>
          <w:rFonts w:ascii="Times New Roman" w:eastAsia="Times New Roman" w:hAnsi="Times New Roman" w:cs="Times New Roman"/>
          <w:sz w:val="24"/>
          <w:szCs w:val="24"/>
          <w:lang w:eastAsia="en-IN"/>
        </w:rPr>
        <w:t xml:space="preserve"> attributes to set the dimensions of an image in pixels.</w:t>
      </w:r>
    </w:p>
    <w:p w14:paraId="64636559"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img</w:t>
      </w:r>
      <w:proofErr w:type="spellEnd"/>
      <w:r w:rsidRPr="001124EF">
        <w:rPr>
          <w:rFonts w:ascii="Courier New" w:eastAsia="Times New Roman" w:hAnsi="Courier New" w:cs="Courier New"/>
          <w:sz w:val="20"/>
          <w:lang w:eastAsia="en-IN"/>
        </w:rPr>
        <w:t xml:space="preserve"> </w:t>
      </w:r>
      <w:proofErr w:type="spellStart"/>
      <w:r w:rsidRPr="001124EF">
        <w:rPr>
          <w:rFonts w:ascii="Courier New" w:eastAsia="Times New Roman" w:hAnsi="Courier New" w:cs="Courier New"/>
          <w:sz w:val="20"/>
          <w:lang w:eastAsia="en-IN"/>
        </w:rPr>
        <w:t>src</w:t>
      </w:r>
      <w:proofErr w:type="spellEnd"/>
      <w:r w:rsidRPr="001124EF">
        <w:rPr>
          <w:rFonts w:ascii="Courier New" w:eastAsia="Times New Roman" w:hAnsi="Courier New" w:cs="Courier New"/>
          <w:sz w:val="20"/>
          <w:lang w:eastAsia="en-IN"/>
        </w:rPr>
        <w:t>="image.png" width="200" height="100"&gt;</w:t>
      </w:r>
    </w:p>
    <w:p w14:paraId="5433FA59"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will contain the image resized to the dimensions you specified.</w:t>
      </w:r>
    </w:p>
    <w:p w14:paraId="6917FB33"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Image Captions</w:t>
      </w:r>
    </w:p>
    <w:p w14:paraId="580CCFA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Markdown doesn’t natively support image captions, but there are two possible workarounds. If your Markdown application supports </w:t>
      </w:r>
      <w:hyperlink r:id="rId114" w:anchor="html" w:history="1">
        <w:r w:rsidRPr="001124EF">
          <w:rPr>
            <w:rFonts w:ascii="Times New Roman" w:eastAsia="Times New Roman" w:hAnsi="Times New Roman" w:cs="Times New Roman"/>
            <w:color w:val="0000FF"/>
            <w:sz w:val="24"/>
            <w:szCs w:val="24"/>
            <w:u w:val="single"/>
            <w:lang w:eastAsia="en-IN"/>
          </w:rPr>
          <w:t>HTML</w:t>
        </w:r>
      </w:hyperlink>
      <w:r w:rsidRPr="001124EF">
        <w:rPr>
          <w:rFonts w:ascii="Times New Roman" w:eastAsia="Times New Roman" w:hAnsi="Times New Roman" w:cs="Times New Roman"/>
          <w:sz w:val="24"/>
          <w:szCs w:val="24"/>
          <w:lang w:eastAsia="en-IN"/>
        </w:rPr>
        <w:t xml:space="preserve">, you can use the </w:t>
      </w:r>
      <w:r w:rsidRPr="001124EF">
        <w:rPr>
          <w:rFonts w:ascii="Courier New" w:eastAsia="Times New Roman" w:hAnsi="Courier New" w:cs="Courier New"/>
          <w:sz w:val="20"/>
          <w:lang w:eastAsia="en-IN"/>
        </w:rPr>
        <w:t>figure</w:t>
      </w:r>
      <w:r w:rsidRPr="001124EF">
        <w:rPr>
          <w:rFonts w:ascii="Times New Roman" w:eastAsia="Times New Roman" w:hAnsi="Times New Roman" w:cs="Times New Roman"/>
          <w:sz w:val="24"/>
          <w:szCs w:val="24"/>
          <w:lang w:eastAsia="en-IN"/>
        </w:rPr>
        <w:t xml:space="preserve"> and </w:t>
      </w:r>
      <w:proofErr w:type="spellStart"/>
      <w:r w:rsidRPr="001124EF">
        <w:rPr>
          <w:rFonts w:ascii="Courier New" w:eastAsia="Times New Roman" w:hAnsi="Courier New" w:cs="Courier New"/>
          <w:sz w:val="20"/>
          <w:lang w:eastAsia="en-IN"/>
        </w:rPr>
        <w:t>figcaption</w:t>
      </w:r>
      <w:proofErr w:type="spellEnd"/>
      <w:r w:rsidRPr="001124EF">
        <w:rPr>
          <w:rFonts w:ascii="Times New Roman" w:eastAsia="Times New Roman" w:hAnsi="Times New Roman" w:cs="Times New Roman"/>
          <w:sz w:val="24"/>
          <w:szCs w:val="24"/>
          <w:lang w:eastAsia="en-IN"/>
        </w:rPr>
        <w:t xml:space="preserve"> HTML tags to add a caption for your image.</w:t>
      </w:r>
    </w:p>
    <w:p w14:paraId="7E88459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&lt;figure&gt;</w:t>
      </w:r>
    </w:p>
    <w:p w14:paraId="4CE2839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w:t>
      </w:r>
      <w:proofErr w:type="spellStart"/>
      <w:r w:rsidRPr="001124EF">
        <w:rPr>
          <w:rFonts w:ascii="Courier New" w:eastAsia="Times New Roman" w:hAnsi="Courier New" w:cs="Courier New"/>
          <w:sz w:val="20"/>
          <w:lang w:eastAsia="en-IN"/>
        </w:rPr>
        <w:t>img</w:t>
      </w:r>
      <w:proofErr w:type="spellEnd"/>
      <w:r w:rsidRPr="001124EF">
        <w:rPr>
          <w:rFonts w:ascii="Courier New" w:eastAsia="Times New Roman" w:hAnsi="Courier New" w:cs="Courier New"/>
          <w:sz w:val="20"/>
          <w:lang w:eastAsia="en-IN"/>
        </w:rPr>
        <w:t xml:space="preserve"> </w:t>
      </w:r>
      <w:proofErr w:type="spellStart"/>
      <w:r w:rsidRPr="001124EF">
        <w:rPr>
          <w:rFonts w:ascii="Courier New" w:eastAsia="Times New Roman" w:hAnsi="Courier New" w:cs="Courier New"/>
          <w:sz w:val="20"/>
          <w:lang w:eastAsia="en-IN"/>
        </w:rPr>
        <w:t>src</w:t>
      </w:r>
      <w:proofErr w:type="spellEnd"/>
      <w:r w:rsidRPr="001124EF">
        <w:rPr>
          <w:rFonts w:ascii="Courier New" w:eastAsia="Times New Roman" w:hAnsi="Courier New" w:cs="Courier New"/>
          <w:sz w:val="20"/>
          <w:lang w:eastAsia="en-IN"/>
        </w:rPr>
        <w:t>="/assets/images/albuquerque.jpg"</w:t>
      </w:r>
    </w:p>
    <w:p w14:paraId="28DF8B61"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alt="Albuquerque, New Mexico"&gt;</w:t>
      </w:r>
    </w:p>
    <w:p w14:paraId="22F2D95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    &lt;</w:t>
      </w:r>
      <w:proofErr w:type="spellStart"/>
      <w:r w:rsidRPr="001124EF">
        <w:rPr>
          <w:rFonts w:ascii="Courier New" w:eastAsia="Times New Roman" w:hAnsi="Courier New" w:cs="Courier New"/>
          <w:sz w:val="20"/>
          <w:lang w:eastAsia="en-IN"/>
        </w:rPr>
        <w:t>figcaption</w:t>
      </w:r>
      <w:proofErr w:type="spellEnd"/>
      <w:r w:rsidRPr="001124EF">
        <w:rPr>
          <w:rFonts w:ascii="Courier New" w:eastAsia="Times New Roman" w:hAnsi="Courier New" w:cs="Courier New"/>
          <w:sz w:val="20"/>
          <w:lang w:eastAsia="en-IN"/>
        </w:rPr>
        <w:t xml:space="preserve">&gt;A single track trail outside of Albuquerque, New </w:t>
      </w:r>
      <w:proofErr w:type="gramStart"/>
      <w:r w:rsidRPr="001124EF">
        <w:rPr>
          <w:rFonts w:ascii="Courier New" w:eastAsia="Times New Roman" w:hAnsi="Courier New" w:cs="Courier New"/>
          <w:sz w:val="20"/>
          <w:lang w:eastAsia="en-IN"/>
        </w:rPr>
        <w:t>Mexico.&lt;</w:t>
      </w:r>
      <w:proofErr w:type="gramEnd"/>
      <w:r w:rsidRPr="001124EF">
        <w:rPr>
          <w:rFonts w:ascii="Courier New" w:eastAsia="Times New Roman" w:hAnsi="Courier New" w:cs="Courier New"/>
          <w:sz w:val="20"/>
          <w:lang w:eastAsia="en-IN"/>
        </w:rPr>
        <w:t>/</w:t>
      </w:r>
      <w:proofErr w:type="spellStart"/>
      <w:r w:rsidRPr="001124EF">
        <w:rPr>
          <w:rFonts w:ascii="Courier New" w:eastAsia="Times New Roman" w:hAnsi="Courier New" w:cs="Courier New"/>
          <w:sz w:val="20"/>
          <w:lang w:eastAsia="en-IN"/>
        </w:rPr>
        <w:t>figcaption</w:t>
      </w:r>
      <w:proofErr w:type="spellEnd"/>
      <w:r w:rsidRPr="001124EF">
        <w:rPr>
          <w:rFonts w:ascii="Courier New" w:eastAsia="Times New Roman" w:hAnsi="Courier New" w:cs="Courier New"/>
          <w:sz w:val="20"/>
          <w:lang w:eastAsia="en-IN"/>
        </w:rPr>
        <w:t>&gt;</w:t>
      </w:r>
    </w:p>
    <w:p w14:paraId="59879A11"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&lt;/figure&gt;</w:t>
      </w:r>
    </w:p>
    <w:p w14:paraId="422E6D5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0A269E45" w14:textId="2C301D93"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noProof/>
          <w:sz w:val="24"/>
          <w:szCs w:val="24"/>
          <w:lang w:eastAsia="en-IN"/>
        </w:rPr>
        <w:lastRenderedPageBreak/>
        <w:drawing>
          <wp:inline distT="0" distB="0" distL="0" distR="0" wp14:anchorId="3EE47C42" wp14:editId="4F4F31A3">
            <wp:extent cx="5731510" cy="4298950"/>
            <wp:effectExtent l="0" t="0" r="2540" b="6350"/>
            <wp:docPr id="7" name="Picture 7" descr="Albuquerque, New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buquerque, New Mexico"/>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1124EF">
        <w:rPr>
          <w:rFonts w:ascii="Times New Roman" w:eastAsia="Times New Roman" w:hAnsi="Times New Roman" w:cs="Times New Roman"/>
          <w:sz w:val="24"/>
          <w:szCs w:val="24"/>
          <w:lang w:eastAsia="en-IN"/>
        </w:rPr>
        <w:t xml:space="preserve">A </w:t>
      </w:r>
      <w:proofErr w:type="gramStart"/>
      <w:r w:rsidRPr="001124EF">
        <w:rPr>
          <w:rFonts w:ascii="Times New Roman" w:eastAsia="Times New Roman" w:hAnsi="Times New Roman" w:cs="Times New Roman"/>
          <w:sz w:val="24"/>
          <w:szCs w:val="24"/>
          <w:lang w:eastAsia="en-IN"/>
        </w:rPr>
        <w:t>single track</w:t>
      </w:r>
      <w:proofErr w:type="gramEnd"/>
      <w:r w:rsidRPr="001124EF">
        <w:rPr>
          <w:rFonts w:ascii="Times New Roman" w:eastAsia="Times New Roman" w:hAnsi="Times New Roman" w:cs="Times New Roman"/>
          <w:sz w:val="24"/>
          <w:szCs w:val="24"/>
          <w:lang w:eastAsia="en-IN"/>
        </w:rPr>
        <w:t xml:space="preserve"> trail outside of Albuquerque, New Mexico. </w:t>
      </w:r>
    </w:p>
    <w:p w14:paraId="06927EDB"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b/>
          <w:bCs/>
          <w:sz w:val="24"/>
          <w:szCs w:val="24"/>
          <w:lang w:eastAsia="en-IN"/>
        </w:rPr>
        <w:t>Tip:</w:t>
      </w:r>
      <w:r w:rsidRPr="001124EF">
        <w:rPr>
          <w:rFonts w:ascii="Times New Roman" w:eastAsia="Times New Roman" w:hAnsi="Times New Roman" w:cs="Times New Roman"/>
          <w:sz w:val="24"/>
          <w:szCs w:val="24"/>
          <w:lang w:eastAsia="en-IN"/>
        </w:rPr>
        <w:t xml:space="preserve"> If your Markdown application supports CSS, you can use CSS to style the appearance of the caption. </w:t>
      </w:r>
    </w:p>
    <w:p w14:paraId="3D195D78"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If your Markdown application doesn’t support HTML, you could try placing the caption directly below the image and using </w:t>
      </w:r>
      <w:hyperlink r:id="rId116" w:anchor="emphasis" w:history="1">
        <w:r w:rsidRPr="001124EF">
          <w:rPr>
            <w:rFonts w:ascii="Times New Roman" w:eastAsia="Times New Roman" w:hAnsi="Times New Roman" w:cs="Times New Roman"/>
            <w:color w:val="0000FF"/>
            <w:sz w:val="24"/>
            <w:szCs w:val="24"/>
            <w:u w:val="single"/>
            <w:lang w:eastAsia="en-IN"/>
          </w:rPr>
          <w:t>emphasis</w:t>
        </w:r>
      </w:hyperlink>
      <w:r w:rsidRPr="001124EF">
        <w:rPr>
          <w:rFonts w:ascii="Times New Roman" w:eastAsia="Times New Roman" w:hAnsi="Times New Roman" w:cs="Times New Roman"/>
          <w:sz w:val="24"/>
          <w:szCs w:val="24"/>
          <w:lang w:eastAsia="en-IN"/>
        </w:rPr>
        <w:t>.</w:t>
      </w:r>
    </w:p>
    <w:p w14:paraId="11238A21"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1124EF">
        <w:rPr>
          <w:rFonts w:ascii="Courier New" w:eastAsia="Times New Roman" w:hAnsi="Courier New" w:cs="Courier New"/>
          <w:sz w:val="20"/>
          <w:lang w:eastAsia="en-IN"/>
        </w:rPr>
        <w:t>![</w:t>
      </w:r>
      <w:proofErr w:type="gramEnd"/>
      <w:r w:rsidRPr="001124EF">
        <w:rPr>
          <w:rFonts w:ascii="Courier New" w:eastAsia="Times New Roman" w:hAnsi="Courier New" w:cs="Courier New"/>
          <w:sz w:val="20"/>
          <w:lang w:eastAsia="en-IN"/>
        </w:rPr>
        <w:t>Albuquerque, New Mexico](/assets/images/albuquerque.jpg)</w:t>
      </w:r>
    </w:p>
    <w:p w14:paraId="1B76DD0C"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*A single track trail outside of Albuquerque, New </w:t>
      </w:r>
      <w:proofErr w:type="gramStart"/>
      <w:r w:rsidRPr="001124EF">
        <w:rPr>
          <w:rFonts w:ascii="Courier New" w:eastAsia="Times New Roman" w:hAnsi="Courier New" w:cs="Courier New"/>
          <w:sz w:val="20"/>
          <w:lang w:eastAsia="en-IN"/>
        </w:rPr>
        <w:t>Mexico.*</w:t>
      </w:r>
      <w:proofErr w:type="gramEnd"/>
    </w:p>
    <w:p w14:paraId="3A0ACCA8"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4B5A24D1" w14:textId="3541656A"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noProof/>
          <w:sz w:val="24"/>
          <w:szCs w:val="24"/>
          <w:lang w:eastAsia="en-IN"/>
        </w:rPr>
        <w:lastRenderedPageBreak/>
        <w:drawing>
          <wp:inline distT="0" distB="0" distL="0" distR="0" wp14:anchorId="5E7FBD3A" wp14:editId="622EB778">
            <wp:extent cx="5731510" cy="4298950"/>
            <wp:effectExtent l="0" t="0" r="2540" b="6350"/>
            <wp:docPr id="6" name="Picture 6" descr="Albuquerque, New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buquerque, New Mexico"/>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C43535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i/>
          <w:iCs/>
          <w:sz w:val="24"/>
          <w:szCs w:val="24"/>
          <w:lang w:eastAsia="en-IN"/>
        </w:rPr>
        <w:t xml:space="preserve">A </w:t>
      </w:r>
      <w:proofErr w:type="gramStart"/>
      <w:r w:rsidRPr="001124EF">
        <w:rPr>
          <w:rFonts w:ascii="Times New Roman" w:eastAsia="Times New Roman" w:hAnsi="Times New Roman" w:cs="Times New Roman"/>
          <w:i/>
          <w:iCs/>
          <w:sz w:val="24"/>
          <w:szCs w:val="24"/>
          <w:lang w:eastAsia="en-IN"/>
        </w:rPr>
        <w:t>single track</w:t>
      </w:r>
      <w:proofErr w:type="gramEnd"/>
      <w:r w:rsidRPr="001124EF">
        <w:rPr>
          <w:rFonts w:ascii="Times New Roman" w:eastAsia="Times New Roman" w:hAnsi="Times New Roman" w:cs="Times New Roman"/>
          <w:i/>
          <w:iCs/>
          <w:sz w:val="24"/>
          <w:szCs w:val="24"/>
          <w:lang w:eastAsia="en-IN"/>
        </w:rPr>
        <w:t xml:space="preserve"> trail outside of Albuquerque, New Mexico.</w:t>
      </w:r>
    </w:p>
    <w:p w14:paraId="1DE05220"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Link Targets</w:t>
      </w:r>
    </w:p>
    <w:p w14:paraId="41BB473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Some people like creating links that open in new tabs or windows. The Markdown syntax for </w:t>
      </w:r>
      <w:hyperlink r:id="rId117" w:anchor="links" w:history="1">
        <w:r w:rsidRPr="001124EF">
          <w:rPr>
            <w:rFonts w:ascii="Times New Roman" w:eastAsia="Times New Roman" w:hAnsi="Times New Roman" w:cs="Times New Roman"/>
            <w:color w:val="0000FF"/>
            <w:sz w:val="24"/>
            <w:szCs w:val="24"/>
            <w:u w:val="single"/>
            <w:lang w:eastAsia="en-IN"/>
          </w:rPr>
          <w:t>links</w:t>
        </w:r>
      </w:hyperlink>
      <w:r w:rsidRPr="001124EF">
        <w:rPr>
          <w:rFonts w:ascii="Times New Roman" w:eastAsia="Times New Roman" w:hAnsi="Times New Roman" w:cs="Times New Roman"/>
          <w:sz w:val="24"/>
          <w:szCs w:val="24"/>
          <w:lang w:eastAsia="en-IN"/>
        </w:rPr>
        <w:t xml:space="preserve"> doesn’t allow you to specify the </w:t>
      </w:r>
      <w:r w:rsidRPr="001124EF">
        <w:rPr>
          <w:rFonts w:ascii="Courier New" w:eastAsia="Times New Roman" w:hAnsi="Courier New" w:cs="Courier New"/>
          <w:sz w:val="20"/>
          <w:lang w:eastAsia="en-IN"/>
        </w:rPr>
        <w:t>target</w:t>
      </w:r>
      <w:r w:rsidRPr="001124EF">
        <w:rPr>
          <w:rFonts w:ascii="Times New Roman" w:eastAsia="Times New Roman" w:hAnsi="Times New Roman" w:cs="Times New Roman"/>
          <w:sz w:val="24"/>
          <w:szCs w:val="24"/>
          <w:lang w:eastAsia="en-IN"/>
        </w:rPr>
        <w:t xml:space="preserve"> attribute, but if your Markdown processor supports </w:t>
      </w:r>
      <w:hyperlink r:id="rId118" w:anchor="html" w:history="1">
        <w:r w:rsidRPr="001124EF">
          <w:rPr>
            <w:rFonts w:ascii="Times New Roman" w:eastAsia="Times New Roman" w:hAnsi="Times New Roman" w:cs="Times New Roman"/>
            <w:color w:val="0000FF"/>
            <w:sz w:val="24"/>
            <w:szCs w:val="24"/>
            <w:u w:val="single"/>
            <w:lang w:eastAsia="en-IN"/>
          </w:rPr>
          <w:t>HTML</w:t>
        </w:r>
      </w:hyperlink>
      <w:r w:rsidRPr="001124EF">
        <w:rPr>
          <w:rFonts w:ascii="Times New Roman" w:eastAsia="Times New Roman" w:hAnsi="Times New Roman" w:cs="Times New Roman"/>
          <w:sz w:val="24"/>
          <w:szCs w:val="24"/>
          <w:lang w:eastAsia="en-IN"/>
        </w:rPr>
        <w:t>, you can use HTML to create these links.</w:t>
      </w:r>
    </w:p>
    <w:p w14:paraId="48A85F5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xml:space="preserve">&lt;a </w:t>
      </w:r>
      <w:proofErr w:type="spellStart"/>
      <w:r w:rsidRPr="001124EF">
        <w:rPr>
          <w:rFonts w:ascii="Courier New" w:eastAsia="Times New Roman" w:hAnsi="Courier New" w:cs="Courier New"/>
          <w:sz w:val="20"/>
          <w:lang w:eastAsia="en-IN"/>
        </w:rPr>
        <w:t>href</w:t>
      </w:r>
      <w:proofErr w:type="spellEnd"/>
      <w:r w:rsidRPr="001124EF">
        <w:rPr>
          <w:rFonts w:ascii="Courier New" w:eastAsia="Times New Roman" w:hAnsi="Courier New" w:cs="Courier New"/>
          <w:sz w:val="20"/>
          <w:lang w:eastAsia="en-IN"/>
        </w:rPr>
        <w:t xml:space="preserve">="https://www.markdownguide.org" target="_blank"&gt;Learn </w:t>
      </w:r>
      <w:proofErr w:type="gramStart"/>
      <w:r w:rsidRPr="001124EF">
        <w:rPr>
          <w:rFonts w:ascii="Courier New" w:eastAsia="Times New Roman" w:hAnsi="Courier New" w:cs="Courier New"/>
          <w:sz w:val="20"/>
          <w:lang w:eastAsia="en-IN"/>
        </w:rPr>
        <w:t>Markdown!&lt;</w:t>
      </w:r>
      <w:proofErr w:type="gramEnd"/>
      <w:r w:rsidRPr="001124EF">
        <w:rPr>
          <w:rFonts w:ascii="Courier New" w:eastAsia="Times New Roman" w:hAnsi="Courier New" w:cs="Courier New"/>
          <w:sz w:val="20"/>
          <w:lang w:eastAsia="en-IN"/>
        </w:rPr>
        <w:t>/a&gt;</w:t>
      </w:r>
    </w:p>
    <w:p w14:paraId="7E5ECD05"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15EC240B"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hyperlink r:id="rId119" w:tgtFrame="_blank" w:history="1">
        <w:r w:rsidRPr="001124EF">
          <w:rPr>
            <w:rFonts w:ascii="Times New Roman" w:eastAsia="Times New Roman" w:hAnsi="Times New Roman" w:cs="Times New Roman"/>
            <w:color w:val="0000FF"/>
            <w:sz w:val="24"/>
            <w:szCs w:val="24"/>
            <w:u w:val="single"/>
            <w:lang w:eastAsia="en-IN"/>
          </w:rPr>
          <w:t>Learn Markdown!</w:t>
        </w:r>
      </w:hyperlink>
    </w:p>
    <w:p w14:paraId="1F2F6AC7"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Symbols</w:t>
      </w:r>
    </w:p>
    <w:p w14:paraId="79201148"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Markdown doesn’t provide special syntax for symbols. However, in most cases, you can copy and paste whatever symbol you want to use into your Markdown document. For example, if you need to display Pi (π), just find the symbol on a webpage and copy and paste it into your document. The symbol should appear as expected in the rendered output.</w:t>
      </w:r>
    </w:p>
    <w:p w14:paraId="5E43F1D0"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Alternatively, if your Markdown application supports </w:t>
      </w:r>
      <w:hyperlink r:id="rId120" w:anchor="html" w:history="1">
        <w:r w:rsidRPr="001124EF">
          <w:rPr>
            <w:rFonts w:ascii="Times New Roman" w:eastAsia="Times New Roman" w:hAnsi="Times New Roman" w:cs="Times New Roman"/>
            <w:color w:val="0000FF"/>
            <w:sz w:val="24"/>
            <w:szCs w:val="24"/>
            <w:u w:val="single"/>
            <w:lang w:eastAsia="en-IN"/>
          </w:rPr>
          <w:t>HTML</w:t>
        </w:r>
      </w:hyperlink>
      <w:r w:rsidRPr="001124EF">
        <w:rPr>
          <w:rFonts w:ascii="Times New Roman" w:eastAsia="Times New Roman" w:hAnsi="Times New Roman" w:cs="Times New Roman"/>
          <w:sz w:val="24"/>
          <w:szCs w:val="24"/>
          <w:lang w:eastAsia="en-IN"/>
        </w:rPr>
        <w:t xml:space="preserve">, you can use the HTML entity for whatever symbol you want to use. For example, if you want to display the copyright sign </w:t>
      </w:r>
      <w:r w:rsidRPr="001124EF">
        <w:rPr>
          <w:rFonts w:ascii="Times New Roman" w:eastAsia="Times New Roman" w:hAnsi="Times New Roman" w:cs="Times New Roman"/>
          <w:sz w:val="24"/>
          <w:szCs w:val="24"/>
          <w:lang w:eastAsia="en-IN"/>
        </w:rPr>
        <w:lastRenderedPageBreak/>
        <w:t>(©), you can copy and paste the HTML entity for copyright (</w:t>
      </w:r>
      <w:r w:rsidRPr="001124EF">
        <w:rPr>
          <w:rFonts w:ascii="Courier New" w:eastAsia="Times New Roman" w:hAnsi="Courier New" w:cs="Courier New"/>
          <w:sz w:val="20"/>
          <w:lang w:eastAsia="en-IN"/>
        </w:rPr>
        <w:t>&amp;copy;</w:t>
      </w:r>
      <w:r w:rsidRPr="001124EF">
        <w:rPr>
          <w:rFonts w:ascii="Times New Roman" w:eastAsia="Times New Roman" w:hAnsi="Times New Roman" w:cs="Times New Roman"/>
          <w:sz w:val="24"/>
          <w:szCs w:val="24"/>
          <w:lang w:eastAsia="en-IN"/>
        </w:rPr>
        <w:t>) into your Markdown document.</w:t>
      </w:r>
    </w:p>
    <w:p w14:paraId="6FA09FBC"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Here’s a partial list of HTML entities for symbols:</w:t>
      </w:r>
    </w:p>
    <w:p w14:paraId="001CF413" w14:textId="77777777" w:rsidR="001124EF" w:rsidRPr="001124EF" w:rsidRDefault="001124EF" w:rsidP="001124EF">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Copyright (©) — </w:t>
      </w:r>
      <w:r w:rsidRPr="001124EF">
        <w:rPr>
          <w:rFonts w:ascii="Courier New" w:eastAsia="Times New Roman" w:hAnsi="Courier New" w:cs="Courier New"/>
          <w:sz w:val="20"/>
          <w:lang w:eastAsia="en-IN"/>
        </w:rPr>
        <w:t>&amp;</w:t>
      </w:r>
      <w:proofErr w:type="gramStart"/>
      <w:r w:rsidRPr="001124EF">
        <w:rPr>
          <w:rFonts w:ascii="Courier New" w:eastAsia="Times New Roman" w:hAnsi="Courier New" w:cs="Courier New"/>
          <w:sz w:val="20"/>
          <w:lang w:eastAsia="en-IN"/>
        </w:rPr>
        <w:t>copy;</w:t>
      </w:r>
      <w:proofErr w:type="gramEnd"/>
    </w:p>
    <w:p w14:paraId="71CC2B48" w14:textId="77777777" w:rsidR="001124EF" w:rsidRPr="001124EF" w:rsidRDefault="001124EF" w:rsidP="001124EF">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Registered trademark (®) — </w:t>
      </w:r>
      <w:r w:rsidRPr="001124EF">
        <w:rPr>
          <w:rFonts w:ascii="Courier New" w:eastAsia="Times New Roman" w:hAnsi="Courier New" w:cs="Courier New"/>
          <w:sz w:val="20"/>
          <w:lang w:eastAsia="en-IN"/>
        </w:rPr>
        <w:t>&amp;</w:t>
      </w:r>
      <w:proofErr w:type="gramStart"/>
      <w:r w:rsidRPr="001124EF">
        <w:rPr>
          <w:rFonts w:ascii="Courier New" w:eastAsia="Times New Roman" w:hAnsi="Courier New" w:cs="Courier New"/>
          <w:sz w:val="20"/>
          <w:lang w:eastAsia="en-IN"/>
        </w:rPr>
        <w:t>reg;</w:t>
      </w:r>
      <w:proofErr w:type="gramEnd"/>
    </w:p>
    <w:p w14:paraId="40A553B5" w14:textId="77777777" w:rsidR="001124EF" w:rsidRPr="001124EF" w:rsidRDefault="001124EF" w:rsidP="001124EF">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Trademark (™) — </w:t>
      </w:r>
      <w:r w:rsidRPr="001124EF">
        <w:rPr>
          <w:rFonts w:ascii="Courier New" w:eastAsia="Times New Roman" w:hAnsi="Courier New" w:cs="Courier New"/>
          <w:sz w:val="20"/>
          <w:lang w:eastAsia="en-IN"/>
        </w:rPr>
        <w:t>&amp;</w:t>
      </w:r>
      <w:proofErr w:type="gramStart"/>
      <w:r w:rsidRPr="001124EF">
        <w:rPr>
          <w:rFonts w:ascii="Courier New" w:eastAsia="Times New Roman" w:hAnsi="Courier New" w:cs="Courier New"/>
          <w:sz w:val="20"/>
          <w:lang w:eastAsia="en-IN"/>
        </w:rPr>
        <w:t>trade;</w:t>
      </w:r>
      <w:proofErr w:type="gramEnd"/>
    </w:p>
    <w:p w14:paraId="218913DB" w14:textId="77777777" w:rsidR="001124EF" w:rsidRPr="001124EF" w:rsidRDefault="001124EF" w:rsidP="001124EF">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Euro (€) — </w:t>
      </w:r>
      <w:r w:rsidRPr="001124EF">
        <w:rPr>
          <w:rFonts w:ascii="Courier New" w:eastAsia="Times New Roman" w:hAnsi="Courier New" w:cs="Courier New"/>
          <w:sz w:val="20"/>
          <w:lang w:eastAsia="en-IN"/>
        </w:rPr>
        <w:t>&amp;</w:t>
      </w:r>
      <w:proofErr w:type="gramStart"/>
      <w:r w:rsidRPr="001124EF">
        <w:rPr>
          <w:rFonts w:ascii="Courier New" w:eastAsia="Times New Roman" w:hAnsi="Courier New" w:cs="Courier New"/>
          <w:sz w:val="20"/>
          <w:lang w:eastAsia="en-IN"/>
        </w:rPr>
        <w:t>euro;</w:t>
      </w:r>
      <w:proofErr w:type="gramEnd"/>
    </w:p>
    <w:p w14:paraId="22CB8EE1" w14:textId="77777777" w:rsidR="001124EF" w:rsidRPr="001124EF" w:rsidRDefault="001124EF" w:rsidP="001124EF">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Left arrow (←) — </w:t>
      </w:r>
      <w:r w:rsidRPr="001124EF">
        <w:rPr>
          <w:rFonts w:ascii="Courier New" w:eastAsia="Times New Roman" w:hAnsi="Courier New" w:cs="Courier New"/>
          <w:sz w:val="20"/>
          <w:lang w:eastAsia="en-IN"/>
        </w:rPr>
        <w:t>&amp;</w:t>
      </w:r>
      <w:proofErr w:type="spellStart"/>
      <w:proofErr w:type="gramStart"/>
      <w:r w:rsidRPr="001124EF">
        <w:rPr>
          <w:rFonts w:ascii="Courier New" w:eastAsia="Times New Roman" w:hAnsi="Courier New" w:cs="Courier New"/>
          <w:sz w:val="20"/>
          <w:lang w:eastAsia="en-IN"/>
        </w:rPr>
        <w:t>larr</w:t>
      </w:r>
      <w:proofErr w:type="spellEnd"/>
      <w:r w:rsidRPr="001124EF">
        <w:rPr>
          <w:rFonts w:ascii="Courier New" w:eastAsia="Times New Roman" w:hAnsi="Courier New" w:cs="Courier New"/>
          <w:sz w:val="20"/>
          <w:lang w:eastAsia="en-IN"/>
        </w:rPr>
        <w:t>;</w:t>
      </w:r>
      <w:proofErr w:type="gramEnd"/>
    </w:p>
    <w:p w14:paraId="76350ACD" w14:textId="77777777" w:rsidR="001124EF" w:rsidRPr="001124EF" w:rsidRDefault="001124EF" w:rsidP="001124EF">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Up arrow (↑) — </w:t>
      </w:r>
      <w:r w:rsidRPr="001124EF">
        <w:rPr>
          <w:rFonts w:ascii="Courier New" w:eastAsia="Times New Roman" w:hAnsi="Courier New" w:cs="Courier New"/>
          <w:sz w:val="20"/>
          <w:lang w:eastAsia="en-IN"/>
        </w:rPr>
        <w:t>&amp;</w:t>
      </w:r>
      <w:proofErr w:type="spellStart"/>
      <w:proofErr w:type="gramStart"/>
      <w:r w:rsidRPr="001124EF">
        <w:rPr>
          <w:rFonts w:ascii="Courier New" w:eastAsia="Times New Roman" w:hAnsi="Courier New" w:cs="Courier New"/>
          <w:sz w:val="20"/>
          <w:lang w:eastAsia="en-IN"/>
        </w:rPr>
        <w:t>uarr</w:t>
      </w:r>
      <w:proofErr w:type="spellEnd"/>
      <w:r w:rsidRPr="001124EF">
        <w:rPr>
          <w:rFonts w:ascii="Courier New" w:eastAsia="Times New Roman" w:hAnsi="Courier New" w:cs="Courier New"/>
          <w:sz w:val="20"/>
          <w:lang w:eastAsia="en-IN"/>
        </w:rPr>
        <w:t>;</w:t>
      </w:r>
      <w:proofErr w:type="gramEnd"/>
    </w:p>
    <w:p w14:paraId="6BEC5C19" w14:textId="77777777" w:rsidR="001124EF" w:rsidRPr="001124EF" w:rsidRDefault="001124EF" w:rsidP="001124EF">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Right arrow (→) — </w:t>
      </w:r>
      <w:r w:rsidRPr="001124EF">
        <w:rPr>
          <w:rFonts w:ascii="Courier New" w:eastAsia="Times New Roman" w:hAnsi="Courier New" w:cs="Courier New"/>
          <w:sz w:val="20"/>
          <w:lang w:eastAsia="en-IN"/>
        </w:rPr>
        <w:t>&amp;</w:t>
      </w:r>
      <w:proofErr w:type="spellStart"/>
      <w:proofErr w:type="gramStart"/>
      <w:r w:rsidRPr="001124EF">
        <w:rPr>
          <w:rFonts w:ascii="Courier New" w:eastAsia="Times New Roman" w:hAnsi="Courier New" w:cs="Courier New"/>
          <w:sz w:val="20"/>
          <w:lang w:eastAsia="en-IN"/>
        </w:rPr>
        <w:t>rarr</w:t>
      </w:r>
      <w:proofErr w:type="spellEnd"/>
      <w:r w:rsidRPr="001124EF">
        <w:rPr>
          <w:rFonts w:ascii="Courier New" w:eastAsia="Times New Roman" w:hAnsi="Courier New" w:cs="Courier New"/>
          <w:sz w:val="20"/>
          <w:lang w:eastAsia="en-IN"/>
        </w:rPr>
        <w:t>;</w:t>
      </w:r>
      <w:proofErr w:type="gramEnd"/>
    </w:p>
    <w:p w14:paraId="65960E36" w14:textId="77777777" w:rsidR="001124EF" w:rsidRPr="001124EF" w:rsidRDefault="001124EF" w:rsidP="001124EF">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Down arrow (↓) — </w:t>
      </w:r>
      <w:r w:rsidRPr="001124EF">
        <w:rPr>
          <w:rFonts w:ascii="Courier New" w:eastAsia="Times New Roman" w:hAnsi="Courier New" w:cs="Courier New"/>
          <w:sz w:val="20"/>
          <w:lang w:eastAsia="en-IN"/>
        </w:rPr>
        <w:t>&amp;</w:t>
      </w:r>
      <w:proofErr w:type="spellStart"/>
      <w:proofErr w:type="gramStart"/>
      <w:r w:rsidRPr="001124EF">
        <w:rPr>
          <w:rFonts w:ascii="Courier New" w:eastAsia="Times New Roman" w:hAnsi="Courier New" w:cs="Courier New"/>
          <w:sz w:val="20"/>
          <w:lang w:eastAsia="en-IN"/>
        </w:rPr>
        <w:t>darr</w:t>
      </w:r>
      <w:proofErr w:type="spellEnd"/>
      <w:r w:rsidRPr="001124EF">
        <w:rPr>
          <w:rFonts w:ascii="Courier New" w:eastAsia="Times New Roman" w:hAnsi="Courier New" w:cs="Courier New"/>
          <w:sz w:val="20"/>
          <w:lang w:eastAsia="en-IN"/>
        </w:rPr>
        <w:t>;</w:t>
      </w:r>
      <w:proofErr w:type="gramEnd"/>
    </w:p>
    <w:p w14:paraId="48AC1372" w14:textId="77777777" w:rsidR="001124EF" w:rsidRPr="001124EF" w:rsidRDefault="001124EF" w:rsidP="001124EF">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Degree (°) — </w:t>
      </w:r>
      <w:r w:rsidRPr="001124EF">
        <w:rPr>
          <w:rFonts w:ascii="Courier New" w:eastAsia="Times New Roman" w:hAnsi="Courier New" w:cs="Courier New"/>
          <w:sz w:val="20"/>
          <w:lang w:eastAsia="en-IN"/>
        </w:rPr>
        <w:t>&amp;#</w:t>
      </w:r>
      <w:proofErr w:type="gramStart"/>
      <w:r w:rsidRPr="001124EF">
        <w:rPr>
          <w:rFonts w:ascii="Courier New" w:eastAsia="Times New Roman" w:hAnsi="Courier New" w:cs="Courier New"/>
          <w:sz w:val="20"/>
          <w:lang w:eastAsia="en-IN"/>
        </w:rPr>
        <w:t>176;</w:t>
      </w:r>
      <w:proofErr w:type="gramEnd"/>
    </w:p>
    <w:p w14:paraId="0C72D07D" w14:textId="77777777" w:rsidR="001124EF" w:rsidRPr="001124EF" w:rsidRDefault="001124EF" w:rsidP="001124EF">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Pi (π) — </w:t>
      </w:r>
      <w:r w:rsidRPr="001124EF">
        <w:rPr>
          <w:rFonts w:ascii="Courier New" w:eastAsia="Times New Roman" w:hAnsi="Courier New" w:cs="Courier New"/>
          <w:sz w:val="20"/>
          <w:lang w:eastAsia="en-IN"/>
        </w:rPr>
        <w:t>&amp;#</w:t>
      </w:r>
      <w:proofErr w:type="gramStart"/>
      <w:r w:rsidRPr="001124EF">
        <w:rPr>
          <w:rFonts w:ascii="Courier New" w:eastAsia="Times New Roman" w:hAnsi="Courier New" w:cs="Courier New"/>
          <w:sz w:val="20"/>
          <w:lang w:eastAsia="en-IN"/>
        </w:rPr>
        <w:t>960;</w:t>
      </w:r>
      <w:proofErr w:type="gramEnd"/>
    </w:p>
    <w:p w14:paraId="2BB4F73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For a complete list of available HTML entities, refer to Wikipedia’s page on </w:t>
      </w:r>
      <w:hyperlink r:id="rId121" w:history="1">
        <w:r w:rsidRPr="001124EF">
          <w:rPr>
            <w:rFonts w:ascii="Times New Roman" w:eastAsia="Times New Roman" w:hAnsi="Times New Roman" w:cs="Times New Roman"/>
            <w:color w:val="0000FF"/>
            <w:sz w:val="24"/>
            <w:szCs w:val="24"/>
            <w:u w:val="single"/>
            <w:lang w:eastAsia="en-IN"/>
          </w:rPr>
          <w:t>HTML entities</w:t>
        </w:r>
      </w:hyperlink>
      <w:r w:rsidRPr="001124EF">
        <w:rPr>
          <w:rFonts w:ascii="Times New Roman" w:eastAsia="Times New Roman" w:hAnsi="Times New Roman" w:cs="Times New Roman"/>
          <w:sz w:val="24"/>
          <w:szCs w:val="24"/>
          <w:lang w:eastAsia="en-IN"/>
        </w:rPr>
        <w:t>.</w:t>
      </w:r>
    </w:p>
    <w:p w14:paraId="587DE954"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Table Formatting</w:t>
      </w:r>
    </w:p>
    <w:p w14:paraId="716D134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Markdown </w:t>
      </w:r>
      <w:hyperlink r:id="rId122" w:anchor="tables" w:history="1">
        <w:r w:rsidRPr="001124EF">
          <w:rPr>
            <w:rFonts w:ascii="Times New Roman" w:eastAsia="Times New Roman" w:hAnsi="Times New Roman" w:cs="Times New Roman"/>
            <w:color w:val="0000FF"/>
            <w:sz w:val="24"/>
            <w:szCs w:val="24"/>
            <w:u w:val="single"/>
            <w:lang w:eastAsia="en-IN"/>
          </w:rPr>
          <w:t>tables</w:t>
        </w:r>
      </w:hyperlink>
      <w:r w:rsidRPr="001124EF">
        <w:rPr>
          <w:rFonts w:ascii="Times New Roman" w:eastAsia="Times New Roman" w:hAnsi="Times New Roman" w:cs="Times New Roman"/>
          <w:sz w:val="24"/>
          <w:szCs w:val="24"/>
          <w:lang w:eastAsia="en-IN"/>
        </w:rPr>
        <w:t xml:space="preserve"> are notoriously finicky. You can’t use many Markdown syntax elements to format the text in table cells. But there are workarounds for at least two common table issues: Line breaks and lists.</w:t>
      </w:r>
    </w:p>
    <w:p w14:paraId="0088995B"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Line Breaks Within Table Cells</w:t>
      </w:r>
    </w:p>
    <w:p w14:paraId="136FEB8A"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You can separate paragraphs within a table cell by using one or more </w:t>
      </w:r>
      <w:r w:rsidRPr="001124EF">
        <w:rPr>
          <w:rFonts w:ascii="Courier New" w:eastAsia="Times New Roman" w:hAnsi="Courier New" w:cs="Courier New"/>
          <w:sz w:val="20"/>
          <w:lang w:eastAsia="en-IN"/>
        </w:rPr>
        <w:t>&lt;</w:t>
      </w:r>
      <w:proofErr w:type="spellStart"/>
      <w:r w:rsidRPr="001124EF">
        <w:rPr>
          <w:rFonts w:ascii="Courier New" w:eastAsia="Times New Roman" w:hAnsi="Courier New" w:cs="Courier New"/>
          <w:sz w:val="20"/>
          <w:lang w:eastAsia="en-IN"/>
        </w:rPr>
        <w:t>br</w:t>
      </w:r>
      <w:proofErr w:type="spellEnd"/>
      <w:r w:rsidRPr="001124EF">
        <w:rPr>
          <w:rFonts w:ascii="Courier New" w:eastAsia="Times New Roman" w:hAnsi="Courier New" w:cs="Courier New"/>
          <w:sz w:val="20"/>
          <w:lang w:eastAsia="en-IN"/>
        </w:rPr>
        <w:t>&gt;</w:t>
      </w:r>
      <w:r w:rsidRPr="001124EF">
        <w:rPr>
          <w:rFonts w:ascii="Times New Roman" w:eastAsia="Times New Roman" w:hAnsi="Times New Roman" w:cs="Times New Roman"/>
          <w:sz w:val="24"/>
          <w:szCs w:val="24"/>
          <w:lang w:eastAsia="en-IN"/>
        </w:rPr>
        <w:t xml:space="preserve"> HTML tags.</w:t>
      </w:r>
    </w:p>
    <w:p w14:paraId="47ABB871"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Syntax      | Description |</w:t>
      </w:r>
    </w:p>
    <w:p w14:paraId="21CFABF2"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 | ----------- |</w:t>
      </w:r>
    </w:p>
    <w:p w14:paraId="37041976"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Header      | Title |</w:t>
      </w:r>
    </w:p>
    <w:p w14:paraId="3351A6B3"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Paragraph   | First paragraph. &lt;</w:t>
      </w:r>
      <w:proofErr w:type="spellStart"/>
      <w:r w:rsidRPr="001124EF">
        <w:rPr>
          <w:rFonts w:ascii="Courier New" w:eastAsia="Times New Roman" w:hAnsi="Courier New" w:cs="Courier New"/>
          <w:sz w:val="20"/>
          <w:lang w:eastAsia="en-IN"/>
        </w:rPr>
        <w:t>br</w:t>
      </w:r>
      <w:proofErr w:type="spellEnd"/>
      <w:r w:rsidRPr="001124EF">
        <w:rPr>
          <w:rFonts w:ascii="Courier New" w:eastAsia="Times New Roman" w:hAnsi="Courier New" w:cs="Courier New"/>
          <w:sz w:val="20"/>
          <w:lang w:eastAsia="en-IN"/>
        </w:rPr>
        <w:t>&gt;&lt;</w:t>
      </w:r>
      <w:proofErr w:type="spellStart"/>
      <w:r w:rsidRPr="001124EF">
        <w:rPr>
          <w:rFonts w:ascii="Courier New" w:eastAsia="Times New Roman" w:hAnsi="Courier New" w:cs="Courier New"/>
          <w:sz w:val="20"/>
          <w:lang w:eastAsia="en-IN"/>
        </w:rPr>
        <w:t>br</w:t>
      </w:r>
      <w:proofErr w:type="spellEnd"/>
      <w:r w:rsidRPr="001124EF">
        <w:rPr>
          <w:rFonts w:ascii="Courier New" w:eastAsia="Times New Roman" w:hAnsi="Courier New" w:cs="Courier New"/>
          <w:sz w:val="20"/>
          <w:lang w:eastAsia="en-IN"/>
        </w:rPr>
        <w:t>&gt; Second paragraph. |</w:t>
      </w:r>
    </w:p>
    <w:p w14:paraId="5E74EAE8"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8"/>
        <w:gridCol w:w="1861"/>
      </w:tblGrid>
      <w:tr w:rsidR="001124EF" w:rsidRPr="001124EF" w14:paraId="00EED6C0" w14:textId="77777777" w:rsidTr="001124EF">
        <w:trPr>
          <w:tblHeader/>
          <w:tblCellSpacing w:w="15" w:type="dxa"/>
        </w:trPr>
        <w:tc>
          <w:tcPr>
            <w:tcW w:w="0" w:type="auto"/>
            <w:vAlign w:val="center"/>
            <w:hideMark/>
          </w:tcPr>
          <w:p w14:paraId="4664A3DE"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Syntax</w:t>
            </w:r>
          </w:p>
        </w:tc>
        <w:tc>
          <w:tcPr>
            <w:tcW w:w="0" w:type="auto"/>
            <w:vAlign w:val="center"/>
            <w:hideMark/>
          </w:tcPr>
          <w:p w14:paraId="1DEF507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Description</w:t>
            </w:r>
          </w:p>
        </w:tc>
      </w:tr>
      <w:tr w:rsidR="001124EF" w:rsidRPr="001124EF" w14:paraId="4626127D" w14:textId="77777777" w:rsidTr="001124EF">
        <w:trPr>
          <w:tblCellSpacing w:w="15" w:type="dxa"/>
        </w:trPr>
        <w:tc>
          <w:tcPr>
            <w:tcW w:w="0" w:type="auto"/>
            <w:vAlign w:val="center"/>
            <w:hideMark/>
          </w:tcPr>
          <w:p w14:paraId="65B13E58"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Header</w:t>
            </w:r>
          </w:p>
        </w:tc>
        <w:tc>
          <w:tcPr>
            <w:tcW w:w="0" w:type="auto"/>
            <w:vAlign w:val="center"/>
            <w:hideMark/>
          </w:tcPr>
          <w:p w14:paraId="5BB19175"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Title</w:t>
            </w:r>
          </w:p>
        </w:tc>
      </w:tr>
      <w:tr w:rsidR="001124EF" w:rsidRPr="001124EF" w14:paraId="40F570D6" w14:textId="77777777" w:rsidTr="001124EF">
        <w:trPr>
          <w:tblCellSpacing w:w="15" w:type="dxa"/>
        </w:trPr>
        <w:tc>
          <w:tcPr>
            <w:tcW w:w="0" w:type="auto"/>
            <w:vAlign w:val="center"/>
            <w:hideMark/>
          </w:tcPr>
          <w:p w14:paraId="3DA02F36"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Paragraph</w:t>
            </w:r>
          </w:p>
        </w:tc>
        <w:tc>
          <w:tcPr>
            <w:tcW w:w="0" w:type="auto"/>
            <w:vAlign w:val="center"/>
            <w:hideMark/>
          </w:tcPr>
          <w:p w14:paraId="453FF060"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First paragraph. </w:t>
            </w:r>
            <w:r w:rsidRPr="001124EF">
              <w:rPr>
                <w:rFonts w:ascii="Times New Roman" w:eastAsia="Times New Roman" w:hAnsi="Times New Roman" w:cs="Times New Roman"/>
                <w:sz w:val="24"/>
                <w:szCs w:val="24"/>
                <w:lang w:eastAsia="en-IN"/>
              </w:rPr>
              <w:br/>
            </w:r>
            <w:r w:rsidRPr="001124EF">
              <w:rPr>
                <w:rFonts w:ascii="Times New Roman" w:eastAsia="Times New Roman" w:hAnsi="Times New Roman" w:cs="Times New Roman"/>
                <w:sz w:val="24"/>
                <w:szCs w:val="24"/>
                <w:lang w:eastAsia="en-IN"/>
              </w:rPr>
              <w:br/>
              <w:t>Second paragraph.</w:t>
            </w:r>
          </w:p>
        </w:tc>
      </w:tr>
    </w:tbl>
    <w:p w14:paraId="22F6930B" w14:textId="77777777" w:rsidR="001124EF" w:rsidRPr="001124EF" w:rsidRDefault="001124EF" w:rsidP="001124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124EF">
        <w:rPr>
          <w:rFonts w:ascii="Times New Roman" w:eastAsia="Times New Roman" w:hAnsi="Times New Roman" w:cs="Times New Roman"/>
          <w:b/>
          <w:bCs/>
          <w:sz w:val="27"/>
          <w:szCs w:val="27"/>
          <w:lang w:eastAsia="en-IN"/>
        </w:rPr>
        <w:t>Lists Within Table Cells</w:t>
      </w:r>
    </w:p>
    <w:p w14:paraId="6873C38B"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You can add a list within a table cell by using HTML tags.</w:t>
      </w:r>
    </w:p>
    <w:p w14:paraId="3C218E54"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Syntax      | Description |</w:t>
      </w:r>
    </w:p>
    <w:p w14:paraId="6E5DF664"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 | ----------- |</w:t>
      </w:r>
    </w:p>
    <w:p w14:paraId="25C25E47"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Header      | Title |</w:t>
      </w:r>
    </w:p>
    <w:p w14:paraId="2CA79EB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List        | Here's a list! &lt;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 xml:space="preserve">&gt;&lt;li&gt;Item </w:t>
      </w:r>
      <w:proofErr w:type="gramStart"/>
      <w:r w:rsidRPr="001124EF">
        <w:rPr>
          <w:rFonts w:ascii="Courier New" w:eastAsia="Times New Roman" w:hAnsi="Courier New" w:cs="Courier New"/>
          <w:sz w:val="20"/>
          <w:lang w:eastAsia="en-IN"/>
        </w:rPr>
        <w:t>one.&lt;</w:t>
      </w:r>
      <w:proofErr w:type="gramEnd"/>
      <w:r w:rsidRPr="001124EF">
        <w:rPr>
          <w:rFonts w:ascii="Courier New" w:eastAsia="Times New Roman" w:hAnsi="Courier New" w:cs="Courier New"/>
          <w:sz w:val="20"/>
          <w:lang w:eastAsia="en-IN"/>
        </w:rPr>
        <w:t>/li&gt;&lt;li&gt;Item two.&lt;/li&gt;&lt;/</w:t>
      </w:r>
      <w:proofErr w:type="spellStart"/>
      <w:r w:rsidRPr="001124EF">
        <w:rPr>
          <w:rFonts w:ascii="Courier New" w:eastAsia="Times New Roman" w:hAnsi="Courier New" w:cs="Courier New"/>
          <w:sz w:val="20"/>
          <w:lang w:eastAsia="en-IN"/>
        </w:rPr>
        <w:t>ul</w:t>
      </w:r>
      <w:proofErr w:type="spellEnd"/>
      <w:r w:rsidRPr="001124EF">
        <w:rPr>
          <w:rFonts w:ascii="Courier New" w:eastAsia="Times New Roman" w:hAnsi="Courier New" w:cs="Courier New"/>
          <w:sz w:val="20"/>
          <w:lang w:eastAsia="en-IN"/>
        </w:rPr>
        <w:t>&gt; |</w:t>
      </w:r>
    </w:p>
    <w:p w14:paraId="357F980F"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The rendered output looks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
        <w:gridCol w:w="1715"/>
      </w:tblGrid>
      <w:tr w:rsidR="001124EF" w:rsidRPr="001124EF" w14:paraId="47CF8DC0" w14:textId="77777777" w:rsidTr="001124EF">
        <w:trPr>
          <w:tblHeader/>
          <w:tblCellSpacing w:w="15" w:type="dxa"/>
        </w:trPr>
        <w:tc>
          <w:tcPr>
            <w:tcW w:w="0" w:type="auto"/>
            <w:vAlign w:val="center"/>
            <w:hideMark/>
          </w:tcPr>
          <w:p w14:paraId="7AF95448"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Syntax</w:t>
            </w:r>
          </w:p>
        </w:tc>
        <w:tc>
          <w:tcPr>
            <w:tcW w:w="0" w:type="auto"/>
            <w:vAlign w:val="center"/>
            <w:hideMark/>
          </w:tcPr>
          <w:p w14:paraId="4A235062" w14:textId="77777777" w:rsidR="001124EF" w:rsidRPr="001124EF" w:rsidRDefault="001124EF" w:rsidP="001124EF">
            <w:pPr>
              <w:spacing w:after="0" w:line="240" w:lineRule="auto"/>
              <w:jc w:val="center"/>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Description</w:t>
            </w:r>
          </w:p>
        </w:tc>
      </w:tr>
      <w:tr w:rsidR="001124EF" w:rsidRPr="001124EF" w14:paraId="2EBDA32E" w14:textId="77777777" w:rsidTr="001124EF">
        <w:trPr>
          <w:tblCellSpacing w:w="15" w:type="dxa"/>
        </w:trPr>
        <w:tc>
          <w:tcPr>
            <w:tcW w:w="0" w:type="auto"/>
            <w:vAlign w:val="center"/>
            <w:hideMark/>
          </w:tcPr>
          <w:p w14:paraId="007DE9E7"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Header</w:t>
            </w:r>
          </w:p>
        </w:tc>
        <w:tc>
          <w:tcPr>
            <w:tcW w:w="0" w:type="auto"/>
            <w:vAlign w:val="center"/>
            <w:hideMark/>
          </w:tcPr>
          <w:p w14:paraId="7982ECA6"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Title</w:t>
            </w:r>
          </w:p>
        </w:tc>
      </w:tr>
      <w:tr w:rsidR="001124EF" w:rsidRPr="001124EF" w14:paraId="6C802301" w14:textId="77777777" w:rsidTr="001124EF">
        <w:trPr>
          <w:tblCellSpacing w:w="15" w:type="dxa"/>
        </w:trPr>
        <w:tc>
          <w:tcPr>
            <w:tcW w:w="0" w:type="auto"/>
            <w:vAlign w:val="center"/>
            <w:hideMark/>
          </w:tcPr>
          <w:p w14:paraId="3C29D8EE"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List</w:t>
            </w:r>
          </w:p>
        </w:tc>
        <w:tc>
          <w:tcPr>
            <w:tcW w:w="0" w:type="auto"/>
            <w:vAlign w:val="center"/>
            <w:hideMark/>
          </w:tcPr>
          <w:p w14:paraId="2C73E54C" w14:textId="77777777" w:rsidR="001124EF" w:rsidRPr="001124EF" w:rsidRDefault="001124EF" w:rsidP="001124EF">
            <w:pPr>
              <w:spacing w:after="0"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Here's a list! </w:t>
            </w:r>
          </w:p>
          <w:p w14:paraId="75306F58" w14:textId="77777777" w:rsidR="001124EF" w:rsidRPr="001124EF" w:rsidRDefault="001124EF" w:rsidP="001124EF">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Item one.</w:t>
            </w:r>
          </w:p>
          <w:p w14:paraId="5E2C81E5" w14:textId="77777777" w:rsidR="001124EF" w:rsidRPr="001124EF" w:rsidRDefault="001124EF" w:rsidP="001124EF">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Item two.</w:t>
            </w:r>
          </w:p>
        </w:tc>
      </w:tr>
    </w:tbl>
    <w:p w14:paraId="0ACBBE06"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Table of Contents</w:t>
      </w:r>
    </w:p>
    <w:p w14:paraId="4545ABF2"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Some Markdown applications like </w:t>
      </w:r>
      <w:hyperlink r:id="rId123" w:history="1">
        <w:proofErr w:type="spellStart"/>
        <w:r w:rsidRPr="001124EF">
          <w:rPr>
            <w:rFonts w:ascii="Times New Roman" w:eastAsia="Times New Roman" w:hAnsi="Times New Roman" w:cs="Times New Roman"/>
            <w:color w:val="0000FF"/>
            <w:sz w:val="24"/>
            <w:szCs w:val="24"/>
            <w:u w:val="single"/>
            <w:lang w:eastAsia="en-IN"/>
          </w:rPr>
          <w:t>Markdeep</w:t>
        </w:r>
        <w:proofErr w:type="spellEnd"/>
      </w:hyperlink>
      <w:r w:rsidRPr="001124EF">
        <w:rPr>
          <w:rFonts w:ascii="Times New Roman" w:eastAsia="Times New Roman" w:hAnsi="Times New Roman" w:cs="Times New Roman"/>
          <w:sz w:val="24"/>
          <w:szCs w:val="24"/>
          <w:lang w:eastAsia="en-IN"/>
        </w:rPr>
        <w:t xml:space="preserve"> can automatically generate a table of contents (also referred to as a </w:t>
      </w:r>
      <w:r w:rsidRPr="001124EF">
        <w:rPr>
          <w:rFonts w:ascii="Times New Roman" w:eastAsia="Times New Roman" w:hAnsi="Times New Roman" w:cs="Times New Roman"/>
          <w:i/>
          <w:iCs/>
          <w:sz w:val="24"/>
          <w:szCs w:val="24"/>
          <w:lang w:eastAsia="en-IN"/>
        </w:rPr>
        <w:t>toc</w:t>
      </w:r>
      <w:r w:rsidRPr="001124EF">
        <w:rPr>
          <w:rFonts w:ascii="Times New Roman" w:eastAsia="Times New Roman" w:hAnsi="Times New Roman" w:cs="Times New Roman"/>
          <w:sz w:val="24"/>
          <w:szCs w:val="24"/>
          <w:lang w:eastAsia="en-IN"/>
        </w:rPr>
        <w:t xml:space="preserve">) from your </w:t>
      </w:r>
      <w:hyperlink r:id="rId124" w:anchor="headings" w:history="1">
        <w:r w:rsidRPr="001124EF">
          <w:rPr>
            <w:rFonts w:ascii="Times New Roman" w:eastAsia="Times New Roman" w:hAnsi="Times New Roman" w:cs="Times New Roman"/>
            <w:color w:val="0000FF"/>
            <w:sz w:val="24"/>
            <w:szCs w:val="24"/>
            <w:u w:val="single"/>
            <w:lang w:eastAsia="en-IN"/>
          </w:rPr>
          <w:t>headings</w:t>
        </w:r>
      </w:hyperlink>
      <w:r w:rsidRPr="001124EF">
        <w:rPr>
          <w:rFonts w:ascii="Times New Roman" w:eastAsia="Times New Roman" w:hAnsi="Times New Roman" w:cs="Times New Roman"/>
          <w:sz w:val="24"/>
          <w:szCs w:val="24"/>
          <w:lang w:eastAsia="en-IN"/>
        </w:rPr>
        <w:t xml:space="preserve">, but this isn’t a feature provided by all Markdown applications. However, if your Markdown application supports </w:t>
      </w:r>
      <w:hyperlink r:id="rId125" w:anchor="heading-ids" w:history="1">
        <w:r w:rsidRPr="001124EF">
          <w:rPr>
            <w:rFonts w:ascii="Times New Roman" w:eastAsia="Times New Roman" w:hAnsi="Times New Roman" w:cs="Times New Roman"/>
            <w:color w:val="0000FF"/>
            <w:sz w:val="24"/>
            <w:szCs w:val="24"/>
            <w:u w:val="single"/>
            <w:lang w:eastAsia="en-IN"/>
          </w:rPr>
          <w:t>heading IDs</w:t>
        </w:r>
      </w:hyperlink>
      <w:r w:rsidRPr="001124EF">
        <w:rPr>
          <w:rFonts w:ascii="Times New Roman" w:eastAsia="Times New Roman" w:hAnsi="Times New Roman" w:cs="Times New Roman"/>
          <w:sz w:val="24"/>
          <w:szCs w:val="24"/>
          <w:lang w:eastAsia="en-IN"/>
        </w:rPr>
        <w:t xml:space="preserve">, you can create a table of contents for your Markdown file using a </w:t>
      </w:r>
      <w:hyperlink r:id="rId126" w:anchor="lists-1" w:history="1">
        <w:r w:rsidRPr="001124EF">
          <w:rPr>
            <w:rFonts w:ascii="Times New Roman" w:eastAsia="Times New Roman" w:hAnsi="Times New Roman" w:cs="Times New Roman"/>
            <w:color w:val="0000FF"/>
            <w:sz w:val="24"/>
            <w:szCs w:val="24"/>
            <w:u w:val="single"/>
            <w:lang w:eastAsia="en-IN"/>
          </w:rPr>
          <w:t>list</w:t>
        </w:r>
      </w:hyperlink>
      <w:r w:rsidRPr="001124EF">
        <w:rPr>
          <w:rFonts w:ascii="Times New Roman" w:eastAsia="Times New Roman" w:hAnsi="Times New Roman" w:cs="Times New Roman"/>
          <w:sz w:val="24"/>
          <w:szCs w:val="24"/>
          <w:lang w:eastAsia="en-IN"/>
        </w:rPr>
        <w:t xml:space="preserve"> and some </w:t>
      </w:r>
      <w:hyperlink r:id="rId127" w:anchor="links" w:history="1">
        <w:r w:rsidRPr="001124EF">
          <w:rPr>
            <w:rFonts w:ascii="Times New Roman" w:eastAsia="Times New Roman" w:hAnsi="Times New Roman" w:cs="Times New Roman"/>
            <w:color w:val="0000FF"/>
            <w:sz w:val="24"/>
            <w:szCs w:val="24"/>
            <w:u w:val="single"/>
            <w:lang w:eastAsia="en-IN"/>
          </w:rPr>
          <w:t>links</w:t>
        </w:r>
      </w:hyperlink>
      <w:r w:rsidRPr="001124EF">
        <w:rPr>
          <w:rFonts w:ascii="Times New Roman" w:eastAsia="Times New Roman" w:hAnsi="Times New Roman" w:cs="Times New Roman"/>
          <w:sz w:val="24"/>
          <w:szCs w:val="24"/>
          <w:lang w:eastAsia="en-IN"/>
        </w:rPr>
        <w:t>.</w:t>
      </w:r>
    </w:p>
    <w:p w14:paraId="1CE22C7F"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Table of Contents</w:t>
      </w:r>
    </w:p>
    <w:p w14:paraId="2BD1C5DA"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14:paraId="299FFB23"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[Underline](#underline)</w:t>
      </w:r>
    </w:p>
    <w:p w14:paraId="7972375E"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[Indent](#indent)</w:t>
      </w:r>
    </w:p>
    <w:p w14:paraId="2DC30032"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w:t>
      </w:r>
      <w:proofErr w:type="spellStart"/>
      <w:r w:rsidRPr="001124EF">
        <w:rPr>
          <w:rFonts w:ascii="Courier New" w:eastAsia="Times New Roman" w:hAnsi="Courier New" w:cs="Courier New"/>
          <w:sz w:val="20"/>
          <w:lang w:eastAsia="en-IN"/>
        </w:rPr>
        <w:t>Center</w:t>
      </w:r>
      <w:proofErr w:type="spellEnd"/>
      <w:r w:rsidRPr="001124EF">
        <w:rPr>
          <w:rFonts w:ascii="Courier New" w:eastAsia="Times New Roman" w:hAnsi="Courier New" w:cs="Courier New"/>
          <w:sz w:val="20"/>
          <w:lang w:eastAsia="en-IN"/>
        </w:rPr>
        <w:t>](#center)</w:t>
      </w:r>
    </w:p>
    <w:p w14:paraId="2CEB3922"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124EF">
        <w:rPr>
          <w:rFonts w:ascii="Courier New" w:eastAsia="Times New Roman" w:hAnsi="Courier New" w:cs="Courier New"/>
          <w:sz w:val="20"/>
          <w:lang w:eastAsia="en-IN"/>
        </w:rPr>
        <w:t>- [</w:t>
      </w:r>
      <w:proofErr w:type="spellStart"/>
      <w:r w:rsidRPr="001124EF">
        <w:rPr>
          <w:rFonts w:ascii="Courier New" w:eastAsia="Times New Roman" w:hAnsi="Courier New" w:cs="Courier New"/>
          <w:sz w:val="20"/>
          <w:lang w:eastAsia="en-IN"/>
        </w:rPr>
        <w:t>Color</w:t>
      </w:r>
      <w:proofErr w:type="spellEnd"/>
      <w:r w:rsidRPr="001124EF">
        <w:rPr>
          <w:rFonts w:ascii="Courier New" w:eastAsia="Times New Roman" w:hAnsi="Courier New" w:cs="Courier New"/>
          <w:sz w:val="20"/>
          <w:lang w:eastAsia="en-IN"/>
        </w:rPr>
        <w:t>](#color)</w:t>
      </w:r>
    </w:p>
    <w:p w14:paraId="56FBA551"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0F01F7B6" w14:textId="77777777" w:rsidR="001124EF" w:rsidRPr="001124EF" w:rsidRDefault="001124EF" w:rsidP="001124E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124EF">
        <w:rPr>
          <w:rFonts w:ascii="Times New Roman" w:eastAsia="Times New Roman" w:hAnsi="Times New Roman" w:cs="Times New Roman"/>
          <w:b/>
          <w:bCs/>
          <w:sz w:val="24"/>
          <w:szCs w:val="24"/>
          <w:lang w:eastAsia="en-IN"/>
        </w:rPr>
        <w:t>Table of Contents</w:t>
      </w:r>
    </w:p>
    <w:p w14:paraId="5988A814" w14:textId="77777777" w:rsidR="001124EF" w:rsidRPr="001124EF" w:rsidRDefault="001124EF" w:rsidP="001124EF">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hyperlink r:id="rId128" w:anchor="underline" w:history="1">
        <w:r w:rsidRPr="001124EF">
          <w:rPr>
            <w:rFonts w:ascii="Times New Roman" w:eastAsia="Times New Roman" w:hAnsi="Times New Roman" w:cs="Times New Roman"/>
            <w:color w:val="0000FF"/>
            <w:sz w:val="24"/>
            <w:szCs w:val="24"/>
            <w:u w:val="single"/>
            <w:lang w:eastAsia="en-IN"/>
          </w:rPr>
          <w:t>Underline</w:t>
        </w:r>
      </w:hyperlink>
    </w:p>
    <w:p w14:paraId="6AA4F27C" w14:textId="77777777" w:rsidR="001124EF" w:rsidRPr="001124EF" w:rsidRDefault="001124EF" w:rsidP="001124EF">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hyperlink r:id="rId129" w:anchor="indent" w:history="1">
        <w:r w:rsidRPr="001124EF">
          <w:rPr>
            <w:rFonts w:ascii="Times New Roman" w:eastAsia="Times New Roman" w:hAnsi="Times New Roman" w:cs="Times New Roman"/>
            <w:color w:val="0000FF"/>
            <w:sz w:val="24"/>
            <w:szCs w:val="24"/>
            <w:u w:val="single"/>
            <w:lang w:eastAsia="en-IN"/>
          </w:rPr>
          <w:t>Indent</w:t>
        </w:r>
      </w:hyperlink>
    </w:p>
    <w:p w14:paraId="54F77C7A" w14:textId="77777777" w:rsidR="001124EF" w:rsidRPr="001124EF" w:rsidRDefault="001124EF" w:rsidP="001124EF">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hyperlink r:id="rId130" w:anchor="center" w:history="1">
        <w:proofErr w:type="spellStart"/>
        <w:r w:rsidRPr="001124EF">
          <w:rPr>
            <w:rFonts w:ascii="Times New Roman" w:eastAsia="Times New Roman" w:hAnsi="Times New Roman" w:cs="Times New Roman"/>
            <w:color w:val="0000FF"/>
            <w:sz w:val="24"/>
            <w:szCs w:val="24"/>
            <w:u w:val="single"/>
            <w:lang w:eastAsia="en-IN"/>
          </w:rPr>
          <w:t>Center</w:t>
        </w:r>
        <w:proofErr w:type="spellEnd"/>
      </w:hyperlink>
    </w:p>
    <w:p w14:paraId="356F30B5" w14:textId="77777777" w:rsidR="001124EF" w:rsidRPr="001124EF" w:rsidRDefault="001124EF" w:rsidP="001124EF">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hyperlink r:id="rId131" w:anchor="color" w:history="1">
        <w:proofErr w:type="spellStart"/>
        <w:r w:rsidRPr="001124EF">
          <w:rPr>
            <w:rFonts w:ascii="Times New Roman" w:eastAsia="Times New Roman" w:hAnsi="Times New Roman" w:cs="Times New Roman"/>
            <w:color w:val="0000FF"/>
            <w:sz w:val="24"/>
            <w:szCs w:val="24"/>
            <w:u w:val="single"/>
            <w:lang w:eastAsia="en-IN"/>
          </w:rPr>
          <w:t>Color</w:t>
        </w:r>
        <w:proofErr w:type="spellEnd"/>
      </w:hyperlink>
    </w:p>
    <w:p w14:paraId="05AC682C" w14:textId="77777777" w:rsidR="001124EF" w:rsidRPr="001124EF" w:rsidRDefault="001124EF" w:rsidP="001124E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4EF">
        <w:rPr>
          <w:rFonts w:ascii="Times New Roman" w:eastAsia="Times New Roman" w:hAnsi="Times New Roman" w:cs="Times New Roman"/>
          <w:b/>
          <w:bCs/>
          <w:sz w:val="36"/>
          <w:szCs w:val="36"/>
          <w:lang w:eastAsia="en-IN"/>
        </w:rPr>
        <w:t>Videos</w:t>
      </w:r>
    </w:p>
    <w:p w14:paraId="42252059"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If your Markdown application supports </w:t>
      </w:r>
      <w:hyperlink r:id="rId132" w:anchor="html" w:history="1">
        <w:r w:rsidRPr="001124EF">
          <w:rPr>
            <w:rFonts w:ascii="Times New Roman" w:eastAsia="Times New Roman" w:hAnsi="Times New Roman" w:cs="Times New Roman"/>
            <w:color w:val="0000FF"/>
            <w:sz w:val="24"/>
            <w:szCs w:val="24"/>
            <w:u w:val="single"/>
            <w:lang w:eastAsia="en-IN"/>
          </w:rPr>
          <w:t>HTML</w:t>
        </w:r>
      </w:hyperlink>
      <w:r w:rsidRPr="001124EF">
        <w:rPr>
          <w:rFonts w:ascii="Times New Roman" w:eastAsia="Times New Roman" w:hAnsi="Times New Roman" w:cs="Times New Roman"/>
          <w:sz w:val="24"/>
          <w:szCs w:val="24"/>
          <w:lang w:eastAsia="en-IN"/>
        </w:rPr>
        <w:t xml:space="preserve">, you should be able to embed a video in your Markdown file by copying and pasting the HTML code provided by a video website like YouTube or Vimeo. If your Markdown application doesn’t support HTML, you can’t embed a video, but you can come close by adding an </w:t>
      </w:r>
      <w:hyperlink r:id="rId133" w:anchor="images-1" w:history="1">
        <w:r w:rsidRPr="001124EF">
          <w:rPr>
            <w:rFonts w:ascii="Times New Roman" w:eastAsia="Times New Roman" w:hAnsi="Times New Roman" w:cs="Times New Roman"/>
            <w:color w:val="0000FF"/>
            <w:sz w:val="24"/>
            <w:szCs w:val="24"/>
            <w:u w:val="single"/>
            <w:lang w:eastAsia="en-IN"/>
          </w:rPr>
          <w:t>image</w:t>
        </w:r>
      </w:hyperlink>
      <w:r w:rsidRPr="001124EF">
        <w:rPr>
          <w:rFonts w:ascii="Times New Roman" w:eastAsia="Times New Roman" w:hAnsi="Times New Roman" w:cs="Times New Roman"/>
          <w:sz w:val="24"/>
          <w:szCs w:val="24"/>
          <w:lang w:eastAsia="en-IN"/>
        </w:rPr>
        <w:t xml:space="preserve"> and a link to the video. You could do this with practically any video on any video service.</w:t>
      </w:r>
    </w:p>
    <w:p w14:paraId="2556D14C"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 xml:space="preserve">Since YouTube makes this easy, we’ll use them as an example. Take this video, for instance: </w:t>
      </w:r>
      <w:r w:rsidRPr="001124EF">
        <w:rPr>
          <w:rFonts w:ascii="Courier New" w:eastAsia="Times New Roman" w:hAnsi="Courier New" w:cs="Courier New"/>
          <w:sz w:val="20"/>
          <w:lang w:eastAsia="en-IN"/>
        </w:rPr>
        <w:t>https://www.youtube.com/watch?v=8q2IjQOzVpE</w:t>
      </w:r>
      <w:r w:rsidRPr="001124EF">
        <w:rPr>
          <w:rFonts w:ascii="Times New Roman" w:eastAsia="Times New Roman" w:hAnsi="Times New Roman" w:cs="Times New Roman"/>
          <w:sz w:val="24"/>
          <w:szCs w:val="24"/>
          <w:lang w:eastAsia="en-IN"/>
        </w:rPr>
        <w:t>. The last part of the URL (</w:t>
      </w:r>
      <w:r w:rsidRPr="001124EF">
        <w:rPr>
          <w:rFonts w:ascii="Courier New" w:eastAsia="Times New Roman" w:hAnsi="Courier New" w:cs="Courier New"/>
          <w:sz w:val="20"/>
          <w:lang w:eastAsia="en-IN"/>
        </w:rPr>
        <w:t>8q2IjQOzVpE</w:t>
      </w:r>
      <w:r w:rsidRPr="001124EF">
        <w:rPr>
          <w:rFonts w:ascii="Times New Roman" w:eastAsia="Times New Roman" w:hAnsi="Times New Roman" w:cs="Times New Roman"/>
          <w:sz w:val="24"/>
          <w:szCs w:val="24"/>
          <w:lang w:eastAsia="en-IN"/>
        </w:rPr>
        <w:t>) is the ID of the video. We can take that ID and put it in the following template:</w:t>
      </w:r>
    </w:p>
    <w:p w14:paraId="0EA817B8"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1124EF">
        <w:rPr>
          <w:rFonts w:ascii="Courier New" w:eastAsia="Times New Roman" w:hAnsi="Courier New" w:cs="Courier New"/>
          <w:sz w:val="20"/>
          <w:lang w:eastAsia="en-IN"/>
        </w:rPr>
        <w:t>[![</w:t>
      </w:r>
      <w:proofErr w:type="gramEnd"/>
      <w:r w:rsidRPr="001124EF">
        <w:rPr>
          <w:rFonts w:ascii="Courier New" w:eastAsia="Times New Roman" w:hAnsi="Courier New" w:cs="Courier New"/>
          <w:sz w:val="20"/>
          <w:lang w:eastAsia="en-IN"/>
        </w:rPr>
        <w:t>Image alt text](https://img.youtube.com/vi/YOUTUBE-ID/0.jpg)](https://www.youtube.com/watch?v=YOUTUBE-ID)</w:t>
      </w:r>
    </w:p>
    <w:p w14:paraId="61A2AFC7"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lastRenderedPageBreak/>
        <w:t>YouTube automatically generates an image for every video (</w:t>
      </w:r>
      <w:r w:rsidRPr="001124EF">
        <w:rPr>
          <w:rFonts w:ascii="Courier New" w:eastAsia="Times New Roman" w:hAnsi="Courier New" w:cs="Courier New"/>
          <w:sz w:val="20"/>
          <w:lang w:eastAsia="en-IN"/>
        </w:rPr>
        <w:t>https://img.youtube.com/vi/YOUTUBE-ID/0.jpg</w:t>
      </w:r>
      <w:r w:rsidRPr="001124EF">
        <w:rPr>
          <w:rFonts w:ascii="Times New Roman" w:eastAsia="Times New Roman" w:hAnsi="Times New Roman" w:cs="Times New Roman"/>
          <w:sz w:val="24"/>
          <w:szCs w:val="24"/>
          <w:lang w:eastAsia="en-IN"/>
        </w:rPr>
        <w:t xml:space="preserve">), so we can use that and </w:t>
      </w:r>
      <w:hyperlink r:id="rId134" w:anchor="linking-images" w:history="1">
        <w:r w:rsidRPr="001124EF">
          <w:rPr>
            <w:rFonts w:ascii="Times New Roman" w:eastAsia="Times New Roman" w:hAnsi="Times New Roman" w:cs="Times New Roman"/>
            <w:color w:val="0000FF"/>
            <w:sz w:val="24"/>
            <w:szCs w:val="24"/>
            <w:u w:val="single"/>
            <w:lang w:eastAsia="en-IN"/>
          </w:rPr>
          <w:t>link the image</w:t>
        </w:r>
      </w:hyperlink>
      <w:r w:rsidRPr="001124EF">
        <w:rPr>
          <w:rFonts w:ascii="Times New Roman" w:eastAsia="Times New Roman" w:hAnsi="Times New Roman" w:cs="Times New Roman"/>
          <w:sz w:val="24"/>
          <w:szCs w:val="24"/>
          <w:lang w:eastAsia="en-IN"/>
        </w:rPr>
        <w:t xml:space="preserve"> to the video on YouTube. After we replace the image alt text and add the ID of the video, our example looks like this:</w:t>
      </w:r>
    </w:p>
    <w:p w14:paraId="393E5F80" w14:textId="77777777" w:rsidR="001124EF" w:rsidRPr="001124EF" w:rsidRDefault="001124EF" w:rsidP="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gramStart"/>
      <w:r w:rsidRPr="001124EF">
        <w:rPr>
          <w:rFonts w:ascii="Courier New" w:eastAsia="Times New Roman" w:hAnsi="Courier New" w:cs="Courier New"/>
          <w:sz w:val="20"/>
          <w:lang w:eastAsia="en-IN"/>
        </w:rPr>
        <w:t>[![</w:t>
      </w:r>
      <w:proofErr w:type="gramEnd"/>
      <w:r w:rsidRPr="001124EF">
        <w:rPr>
          <w:rFonts w:ascii="Courier New" w:eastAsia="Times New Roman" w:hAnsi="Courier New" w:cs="Courier New"/>
          <w:sz w:val="20"/>
          <w:lang w:eastAsia="en-IN"/>
        </w:rPr>
        <w:t xml:space="preserve">Less Than Jake — Scott </w:t>
      </w:r>
      <w:proofErr w:type="spellStart"/>
      <w:r w:rsidRPr="001124EF">
        <w:rPr>
          <w:rFonts w:ascii="Courier New" w:eastAsia="Times New Roman" w:hAnsi="Courier New" w:cs="Courier New"/>
          <w:sz w:val="20"/>
          <w:lang w:eastAsia="en-IN"/>
        </w:rPr>
        <w:t>Farcas</w:t>
      </w:r>
      <w:proofErr w:type="spellEnd"/>
      <w:r w:rsidRPr="001124EF">
        <w:rPr>
          <w:rFonts w:ascii="Courier New" w:eastAsia="Times New Roman" w:hAnsi="Courier New" w:cs="Courier New"/>
          <w:sz w:val="20"/>
          <w:lang w:eastAsia="en-IN"/>
        </w:rPr>
        <w:t xml:space="preserve"> Takes It On The Chin](https://img.youtube.com/vi/PYCxct2e0zI/0.jpg)](https://www.youtube.com/watch?v=PYCxct2e0zI)</w:t>
      </w:r>
    </w:p>
    <w:p w14:paraId="28E29528" w14:textId="77777777"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sz w:val="24"/>
          <w:szCs w:val="24"/>
          <w:lang w:eastAsia="en-IN"/>
        </w:rPr>
        <w:t>The rendered output looks like this:</w:t>
      </w:r>
    </w:p>
    <w:p w14:paraId="1780E957" w14:textId="40E6C7B4" w:rsidR="001124EF" w:rsidRPr="001124EF" w:rsidRDefault="001124EF" w:rsidP="001124EF">
      <w:pPr>
        <w:spacing w:before="100" w:beforeAutospacing="1" w:after="100" w:afterAutospacing="1" w:line="240" w:lineRule="auto"/>
        <w:rPr>
          <w:rFonts w:ascii="Times New Roman" w:eastAsia="Times New Roman" w:hAnsi="Times New Roman" w:cs="Times New Roman"/>
          <w:sz w:val="24"/>
          <w:szCs w:val="24"/>
          <w:lang w:eastAsia="en-IN"/>
        </w:rPr>
      </w:pPr>
      <w:r w:rsidRPr="001124EF">
        <w:rPr>
          <w:rFonts w:ascii="Times New Roman" w:eastAsia="Times New Roman" w:hAnsi="Times New Roman" w:cs="Times New Roman"/>
          <w:noProof/>
          <w:color w:val="0000FF"/>
          <w:sz w:val="24"/>
          <w:szCs w:val="24"/>
          <w:lang w:eastAsia="en-IN"/>
        </w:rPr>
        <w:drawing>
          <wp:inline distT="0" distB="0" distL="0" distR="0" wp14:anchorId="658B3E53" wp14:editId="557D3F00">
            <wp:extent cx="4572000" cy="3429000"/>
            <wp:effectExtent l="0" t="0" r="0" b="0"/>
            <wp:docPr id="5" name="Picture 5" descr="Less Than Jake — Scott Farcas Takes It On The Chin">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ss Than Jake — Scott Farcas Takes It On The Chin">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2B9F34AC" w14:textId="77777777" w:rsidR="001124EF" w:rsidRDefault="001124EF"/>
    <w:sectPr w:rsidR="001124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0137"/>
    <w:multiLevelType w:val="multilevel"/>
    <w:tmpl w:val="A56C8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D7D5D"/>
    <w:multiLevelType w:val="multilevel"/>
    <w:tmpl w:val="44586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127B2"/>
    <w:multiLevelType w:val="multilevel"/>
    <w:tmpl w:val="07DE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33D57"/>
    <w:multiLevelType w:val="multilevel"/>
    <w:tmpl w:val="C0423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B7B9F"/>
    <w:multiLevelType w:val="multilevel"/>
    <w:tmpl w:val="945E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44C31"/>
    <w:multiLevelType w:val="multilevel"/>
    <w:tmpl w:val="8006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1F0EA4"/>
    <w:multiLevelType w:val="multilevel"/>
    <w:tmpl w:val="96B2CC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494C2F"/>
    <w:multiLevelType w:val="multilevel"/>
    <w:tmpl w:val="E40E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223478"/>
    <w:multiLevelType w:val="multilevel"/>
    <w:tmpl w:val="1A849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0F3C96"/>
    <w:multiLevelType w:val="multilevel"/>
    <w:tmpl w:val="2ABA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8B2DF6"/>
    <w:multiLevelType w:val="multilevel"/>
    <w:tmpl w:val="E7DEEE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D723DF"/>
    <w:multiLevelType w:val="multilevel"/>
    <w:tmpl w:val="A930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791479"/>
    <w:multiLevelType w:val="multilevel"/>
    <w:tmpl w:val="198A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D38D4"/>
    <w:multiLevelType w:val="multilevel"/>
    <w:tmpl w:val="B8D4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D64AF2"/>
    <w:multiLevelType w:val="multilevel"/>
    <w:tmpl w:val="C0E4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7109D2"/>
    <w:multiLevelType w:val="multilevel"/>
    <w:tmpl w:val="C122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061EC4"/>
    <w:multiLevelType w:val="multilevel"/>
    <w:tmpl w:val="0886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3D47CC"/>
    <w:multiLevelType w:val="multilevel"/>
    <w:tmpl w:val="57FC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986DED"/>
    <w:multiLevelType w:val="multilevel"/>
    <w:tmpl w:val="D4649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341256"/>
    <w:multiLevelType w:val="multilevel"/>
    <w:tmpl w:val="4914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B6029C"/>
    <w:multiLevelType w:val="multilevel"/>
    <w:tmpl w:val="8F20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5A2ECE"/>
    <w:multiLevelType w:val="multilevel"/>
    <w:tmpl w:val="AE8C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3B0CF3"/>
    <w:multiLevelType w:val="multilevel"/>
    <w:tmpl w:val="E1EE1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080940">
    <w:abstractNumId w:val="20"/>
  </w:num>
  <w:num w:numId="2" w16cid:durableId="1302342620">
    <w:abstractNumId w:val="16"/>
  </w:num>
  <w:num w:numId="3" w16cid:durableId="1263805859">
    <w:abstractNumId w:val="19"/>
  </w:num>
  <w:num w:numId="4" w16cid:durableId="636451047">
    <w:abstractNumId w:val="3"/>
  </w:num>
  <w:num w:numId="5" w16cid:durableId="318078390">
    <w:abstractNumId w:val="6"/>
  </w:num>
  <w:num w:numId="6" w16cid:durableId="213198801">
    <w:abstractNumId w:val="17"/>
  </w:num>
  <w:num w:numId="7" w16cid:durableId="961379505">
    <w:abstractNumId w:val="7"/>
  </w:num>
  <w:num w:numId="8" w16cid:durableId="1862551735">
    <w:abstractNumId w:val="21"/>
  </w:num>
  <w:num w:numId="9" w16cid:durableId="1165972771">
    <w:abstractNumId w:val="18"/>
  </w:num>
  <w:num w:numId="10" w16cid:durableId="1860241160">
    <w:abstractNumId w:val="2"/>
  </w:num>
  <w:num w:numId="11" w16cid:durableId="1852141007">
    <w:abstractNumId w:val="15"/>
  </w:num>
  <w:num w:numId="12" w16cid:durableId="2078936484">
    <w:abstractNumId w:val="12"/>
  </w:num>
  <w:num w:numId="13" w16cid:durableId="235483033">
    <w:abstractNumId w:val="1"/>
  </w:num>
  <w:num w:numId="14" w16cid:durableId="753013605">
    <w:abstractNumId w:val="0"/>
  </w:num>
  <w:num w:numId="15" w16cid:durableId="942613209">
    <w:abstractNumId w:val="10"/>
  </w:num>
  <w:num w:numId="16" w16cid:durableId="336200765">
    <w:abstractNumId w:val="9"/>
  </w:num>
  <w:num w:numId="17" w16cid:durableId="1122109639">
    <w:abstractNumId w:val="8"/>
  </w:num>
  <w:num w:numId="18" w16cid:durableId="1719276094">
    <w:abstractNumId w:val="14"/>
  </w:num>
  <w:num w:numId="19" w16cid:durableId="817108281">
    <w:abstractNumId w:val="11"/>
  </w:num>
  <w:num w:numId="20" w16cid:durableId="1879050657">
    <w:abstractNumId w:val="22"/>
  </w:num>
  <w:num w:numId="21" w16cid:durableId="177426987">
    <w:abstractNumId w:val="13"/>
  </w:num>
  <w:num w:numId="22" w16cid:durableId="295378640">
    <w:abstractNumId w:val="5"/>
  </w:num>
  <w:num w:numId="23" w16cid:durableId="11451226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4EF"/>
    <w:rsid w:val="001124E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7D561"/>
  <w15:chartTrackingRefBased/>
  <w15:docId w15:val="{3E694D03-1DB4-465C-A571-C607C89EA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24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124E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124E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1124E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1124EF"/>
    <w:pPr>
      <w:spacing w:before="100" w:beforeAutospacing="1" w:after="100" w:afterAutospacing="1" w:line="240" w:lineRule="auto"/>
      <w:outlineLvl w:val="4"/>
    </w:pPr>
    <w:rPr>
      <w:rFonts w:ascii="Times New Roman" w:eastAsia="Times New Roman" w:hAnsi="Times New Roman" w:cs="Times New Roman"/>
      <w:b/>
      <w:bCs/>
      <w:sz w:val="20"/>
      <w:lang w:eastAsia="en-IN"/>
    </w:rPr>
  </w:style>
  <w:style w:type="paragraph" w:styleId="Heading6">
    <w:name w:val="heading 6"/>
    <w:basedOn w:val="Normal"/>
    <w:link w:val="Heading6Char"/>
    <w:uiPriority w:val="9"/>
    <w:qFormat/>
    <w:rsid w:val="001124EF"/>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4E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124E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124E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124EF"/>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1124EF"/>
    <w:rPr>
      <w:rFonts w:ascii="Times New Roman" w:eastAsia="Times New Roman" w:hAnsi="Times New Roman" w:cs="Times New Roman"/>
      <w:b/>
      <w:bCs/>
      <w:sz w:val="20"/>
      <w:lang w:eastAsia="en-IN"/>
    </w:rPr>
  </w:style>
  <w:style w:type="character" w:customStyle="1" w:styleId="Heading6Char">
    <w:name w:val="Heading 6 Char"/>
    <w:basedOn w:val="DefaultParagraphFont"/>
    <w:link w:val="Heading6"/>
    <w:uiPriority w:val="9"/>
    <w:rsid w:val="001124EF"/>
    <w:rPr>
      <w:rFonts w:ascii="Times New Roman" w:eastAsia="Times New Roman" w:hAnsi="Times New Roman" w:cs="Times New Roman"/>
      <w:b/>
      <w:bCs/>
      <w:sz w:val="15"/>
      <w:szCs w:val="15"/>
      <w:lang w:eastAsia="en-IN"/>
    </w:rPr>
  </w:style>
  <w:style w:type="paragraph" w:customStyle="1" w:styleId="msonormal0">
    <w:name w:val="msonormal"/>
    <w:basedOn w:val="Normal"/>
    <w:rsid w:val="001124E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124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124EF"/>
    <w:rPr>
      <w:color w:val="0000FF"/>
      <w:u w:val="single"/>
    </w:rPr>
  </w:style>
  <w:style w:type="character" w:styleId="FollowedHyperlink">
    <w:name w:val="FollowedHyperlink"/>
    <w:basedOn w:val="DefaultParagraphFont"/>
    <w:uiPriority w:val="99"/>
    <w:semiHidden/>
    <w:unhideWhenUsed/>
    <w:rsid w:val="001124EF"/>
    <w:rPr>
      <w:color w:val="800080"/>
      <w:u w:val="single"/>
    </w:rPr>
  </w:style>
  <w:style w:type="character" w:styleId="HTMLCode">
    <w:name w:val="HTML Code"/>
    <w:basedOn w:val="DefaultParagraphFont"/>
    <w:uiPriority w:val="99"/>
    <w:semiHidden/>
    <w:unhideWhenUsed/>
    <w:rsid w:val="001124EF"/>
    <w:rPr>
      <w:rFonts w:ascii="Courier New" w:eastAsia="Times New Roman" w:hAnsi="Courier New" w:cs="Courier New"/>
      <w:sz w:val="20"/>
      <w:szCs w:val="20"/>
    </w:rPr>
  </w:style>
  <w:style w:type="character" w:styleId="Strong">
    <w:name w:val="Strong"/>
    <w:basedOn w:val="DefaultParagraphFont"/>
    <w:uiPriority w:val="22"/>
    <w:qFormat/>
    <w:rsid w:val="001124EF"/>
    <w:rPr>
      <w:b/>
      <w:bCs/>
    </w:rPr>
  </w:style>
  <w:style w:type="character" w:styleId="Emphasis">
    <w:name w:val="Emphasis"/>
    <w:basedOn w:val="DefaultParagraphFont"/>
    <w:uiPriority w:val="20"/>
    <w:qFormat/>
    <w:rsid w:val="001124EF"/>
    <w:rPr>
      <w:i/>
      <w:iCs/>
    </w:rPr>
  </w:style>
  <w:style w:type="paragraph" w:styleId="HTMLPreformatted">
    <w:name w:val="HTML Preformatted"/>
    <w:basedOn w:val="Normal"/>
    <w:link w:val="HTMLPreformattedChar"/>
    <w:uiPriority w:val="99"/>
    <w:semiHidden/>
    <w:unhideWhenUsed/>
    <w:rsid w:val="00112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1124EF"/>
    <w:rPr>
      <w:rFonts w:ascii="Courier New" w:eastAsia="Times New Roman" w:hAnsi="Courier New" w:cs="Courier New"/>
      <w:sz w:val="20"/>
      <w:lang w:eastAsia="en-IN"/>
    </w:rPr>
  </w:style>
  <w:style w:type="character" w:customStyle="1" w:styleId="p">
    <w:name w:val="p"/>
    <w:basedOn w:val="DefaultParagraphFont"/>
    <w:rsid w:val="001124EF"/>
  </w:style>
  <w:style w:type="character" w:customStyle="1" w:styleId="w">
    <w:name w:val="w"/>
    <w:basedOn w:val="DefaultParagraphFont"/>
    <w:rsid w:val="001124EF"/>
  </w:style>
  <w:style w:type="character" w:customStyle="1" w:styleId="nl">
    <w:name w:val="nl"/>
    <w:basedOn w:val="DefaultParagraphFont"/>
    <w:rsid w:val="001124EF"/>
  </w:style>
  <w:style w:type="character" w:customStyle="1" w:styleId="s2">
    <w:name w:val="s2"/>
    <w:basedOn w:val="DefaultParagraphFont"/>
    <w:rsid w:val="001124EF"/>
  </w:style>
  <w:style w:type="character" w:customStyle="1" w:styleId="mi">
    <w:name w:val="mi"/>
    <w:basedOn w:val="DefaultParagraphFont"/>
    <w:rsid w:val="001124EF"/>
  </w:style>
  <w:style w:type="character" w:customStyle="1" w:styleId="nt">
    <w:name w:val="nt"/>
    <w:basedOn w:val="DefaultParagraphFont"/>
    <w:rsid w:val="001124EF"/>
  </w:style>
  <w:style w:type="character" w:customStyle="1" w:styleId="na">
    <w:name w:val="na"/>
    <w:basedOn w:val="DefaultParagraphFont"/>
    <w:rsid w:val="001124EF"/>
  </w:style>
  <w:style w:type="character" w:customStyle="1" w:styleId="s">
    <w:name w:val="s"/>
    <w:basedOn w:val="DefaultParagraphFont"/>
    <w:rsid w:val="001124EF"/>
  </w:style>
  <w:style w:type="character" w:customStyle="1" w:styleId="ni">
    <w:name w:val="ni"/>
    <w:basedOn w:val="DefaultParagraphFont"/>
    <w:rsid w:val="00112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204925">
      <w:bodyDiv w:val="1"/>
      <w:marLeft w:val="0"/>
      <w:marRight w:val="0"/>
      <w:marTop w:val="0"/>
      <w:marBottom w:val="0"/>
      <w:divBdr>
        <w:top w:val="none" w:sz="0" w:space="0" w:color="auto"/>
        <w:left w:val="none" w:sz="0" w:space="0" w:color="auto"/>
        <w:bottom w:val="none" w:sz="0" w:space="0" w:color="auto"/>
        <w:right w:val="none" w:sz="0" w:space="0" w:color="auto"/>
      </w:divBdr>
      <w:divsChild>
        <w:div w:id="1714696067">
          <w:marLeft w:val="0"/>
          <w:marRight w:val="0"/>
          <w:marTop w:val="0"/>
          <w:marBottom w:val="0"/>
          <w:divBdr>
            <w:top w:val="none" w:sz="0" w:space="0" w:color="auto"/>
            <w:left w:val="none" w:sz="0" w:space="0" w:color="auto"/>
            <w:bottom w:val="none" w:sz="0" w:space="0" w:color="auto"/>
            <w:right w:val="none" w:sz="0" w:space="0" w:color="auto"/>
          </w:divBdr>
          <w:divsChild>
            <w:div w:id="464859772">
              <w:marLeft w:val="0"/>
              <w:marRight w:val="0"/>
              <w:marTop w:val="0"/>
              <w:marBottom w:val="0"/>
              <w:divBdr>
                <w:top w:val="none" w:sz="0" w:space="0" w:color="auto"/>
                <w:left w:val="none" w:sz="0" w:space="0" w:color="auto"/>
                <w:bottom w:val="none" w:sz="0" w:space="0" w:color="auto"/>
                <w:right w:val="none" w:sz="0" w:space="0" w:color="auto"/>
              </w:divBdr>
            </w:div>
          </w:divsChild>
        </w:div>
        <w:div w:id="769470493">
          <w:marLeft w:val="0"/>
          <w:marRight w:val="0"/>
          <w:marTop w:val="0"/>
          <w:marBottom w:val="0"/>
          <w:divBdr>
            <w:top w:val="none" w:sz="0" w:space="0" w:color="auto"/>
            <w:left w:val="none" w:sz="0" w:space="0" w:color="auto"/>
            <w:bottom w:val="none" w:sz="0" w:space="0" w:color="auto"/>
            <w:right w:val="none" w:sz="0" w:space="0" w:color="auto"/>
          </w:divBdr>
          <w:divsChild>
            <w:div w:id="1992950672">
              <w:marLeft w:val="0"/>
              <w:marRight w:val="0"/>
              <w:marTop w:val="0"/>
              <w:marBottom w:val="0"/>
              <w:divBdr>
                <w:top w:val="none" w:sz="0" w:space="0" w:color="auto"/>
                <w:left w:val="none" w:sz="0" w:space="0" w:color="auto"/>
                <w:bottom w:val="none" w:sz="0" w:space="0" w:color="auto"/>
                <w:right w:val="none" w:sz="0" w:space="0" w:color="auto"/>
              </w:divBdr>
              <w:divsChild>
                <w:div w:id="114192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87276">
          <w:marLeft w:val="0"/>
          <w:marRight w:val="0"/>
          <w:marTop w:val="0"/>
          <w:marBottom w:val="0"/>
          <w:divBdr>
            <w:top w:val="none" w:sz="0" w:space="0" w:color="auto"/>
            <w:left w:val="none" w:sz="0" w:space="0" w:color="auto"/>
            <w:bottom w:val="none" w:sz="0" w:space="0" w:color="auto"/>
            <w:right w:val="none" w:sz="0" w:space="0" w:color="auto"/>
          </w:divBdr>
        </w:div>
        <w:div w:id="1143037939">
          <w:marLeft w:val="0"/>
          <w:marRight w:val="0"/>
          <w:marTop w:val="0"/>
          <w:marBottom w:val="0"/>
          <w:divBdr>
            <w:top w:val="none" w:sz="0" w:space="0" w:color="auto"/>
            <w:left w:val="none" w:sz="0" w:space="0" w:color="auto"/>
            <w:bottom w:val="none" w:sz="0" w:space="0" w:color="auto"/>
            <w:right w:val="none" w:sz="0" w:space="0" w:color="auto"/>
          </w:divBdr>
          <w:divsChild>
            <w:div w:id="265620986">
              <w:marLeft w:val="0"/>
              <w:marRight w:val="0"/>
              <w:marTop w:val="0"/>
              <w:marBottom w:val="0"/>
              <w:divBdr>
                <w:top w:val="none" w:sz="0" w:space="0" w:color="auto"/>
                <w:left w:val="none" w:sz="0" w:space="0" w:color="auto"/>
                <w:bottom w:val="none" w:sz="0" w:space="0" w:color="auto"/>
                <w:right w:val="none" w:sz="0" w:space="0" w:color="auto"/>
              </w:divBdr>
            </w:div>
          </w:divsChild>
        </w:div>
        <w:div w:id="955480266">
          <w:marLeft w:val="0"/>
          <w:marRight w:val="0"/>
          <w:marTop w:val="0"/>
          <w:marBottom w:val="0"/>
          <w:divBdr>
            <w:top w:val="none" w:sz="0" w:space="0" w:color="auto"/>
            <w:left w:val="none" w:sz="0" w:space="0" w:color="auto"/>
            <w:bottom w:val="none" w:sz="0" w:space="0" w:color="auto"/>
            <w:right w:val="none" w:sz="0" w:space="0" w:color="auto"/>
          </w:divBdr>
          <w:divsChild>
            <w:div w:id="165554487">
              <w:marLeft w:val="0"/>
              <w:marRight w:val="0"/>
              <w:marTop w:val="0"/>
              <w:marBottom w:val="0"/>
              <w:divBdr>
                <w:top w:val="none" w:sz="0" w:space="0" w:color="auto"/>
                <w:left w:val="none" w:sz="0" w:space="0" w:color="auto"/>
                <w:bottom w:val="none" w:sz="0" w:space="0" w:color="auto"/>
                <w:right w:val="none" w:sz="0" w:space="0" w:color="auto"/>
              </w:divBdr>
            </w:div>
          </w:divsChild>
        </w:div>
        <w:div w:id="96798972">
          <w:marLeft w:val="0"/>
          <w:marRight w:val="0"/>
          <w:marTop w:val="0"/>
          <w:marBottom w:val="0"/>
          <w:divBdr>
            <w:top w:val="none" w:sz="0" w:space="0" w:color="auto"/>
            <w:left w:val="none" w:sz="0" w:space="0" w:color="auto"/>
            <w:bottom w:val="none" w:sz="0" w:space="0" w:color="auto"/>
            <w:right w:val="none" w:sz="0" w:space="0" w:color="auto"/>
          </w:divBdr>
          <w:divsChild>
            <w:div w:id="2115246425">
              <w:marLeft w:val="0"/>
              <w:marRight w:val="0"/>
              <w:marTop w:val="0"/>
              <w:marBottom w:val="0"/>
              <w:divBdr>
                <w:top w:val="none" w:sz="0" w:space="0" w:color="auto"/>
                <w:left w:val="none" w:sz="0" w:space="0" w:color="auto"/>
                <w:bottom w:val="none" w:sz="0" w:space="0" w:color="auto"/>
                <w:right w:val="none" w:sz="0" w:space="0" w:color="auto"/>
              </w:divBdr>
            </w:div>
          </w:divsChild>
        </w:div>
        <w:div w:id="368645060">
          <w:marLeft w:val="0"/>
          <w:marRight w:val="0"/>
          <w:marTop w:val="0"/>
          <w:marBottom w:val="0"/>
          <w:divBdr>
            <w:top w:val="none" w:sz="0" w:space="0" w:color="auto"/>
            <w:left w:val="none" w:sz="0" w:space="0" w:color="auto"/>
            <w:bottom w:val="none" w:sz="0" w:space="0" w:color="auto"/>
            <w:right w:val="none" w:sz="0" w:space="0" w:color="auto"/>
          </w:divBdr>
          <w:divsChild>
            <w:div w:id="890193555">
              <w:marLeft w:val="0"/>
              <w:marRight w:val="0"/>
              <w:marTop w:val="0"/>
              <w:marBottom w:val="0"/>
              <w:divBdr>
                <w:top w:val="none" w:sz="0" w:space="0" w:color="auto"/>
                <w:left w:val="none" w:sz="0" w:space="0" w:color="auto"/>
                <w:bottom w:val="none" w:sz="0" w:space="0" w:color="auto"/>
                <w:right w:val="none" w:sz="0" w:space="0" w:color="auto"/>
              </w:divBdr>
            </w:div>
          </w:divsChild>
        </w:div>
        <w:div w:id="1446314315">
          <w:marLeft w:val="0"/>
          <w:marRight w:val="0"/>
          <w:marTop w:val="0"/>
          <w:marBottom w:val="0"/>
          <w:divBdr>
            <w:top w:val="none" w:sz="0" w:space="0" w:color="auto"/>
            <w:left w:val="none" w:sz="0" w:space="0" w:color="auto"/>
            <w:bottom w:val="none" w:sz="0" w:space="0" w:color="auto"/>
            <w:right w:val="none" w:sz="0" w:space="0" w:color="auto"/>
          </w:divBdr>
          <w:divsChild>
            <w:div w:id="1602639330">
              <w:marLeft w:val="0"/>
              <w:marRight w:val="0"/>
              <w:marTop w:val="0"/>
              <w:marBottom w:val="0"/>
              <w:divBdr>
                <w:top w:val="none" w:sz="0" w:space="0" w:color="auto"/>
                <w:left w:val="none" w:sz="0" w:space="0" w:color="auto"/>
                <w:bottom w:val="none" w:sz="0" w:space="0" w:color="auto"/>
                <w:right w:val="none" w:sz="0" w:space="0" w:color="auto"/>
              </w:divBdr>
            </w:div>
          </w:divsChild>
        </w:div>
        <w:div w:id="1236168224">
          <w:marLeft w:val="0"/>
          <w:marRight w:val="0"/>
          <w:marTop w:val="0"/>
          <w:marBottom w:val="0"/>
          <w:divBdr>
            <w:top w:val="none" w:sz="0" w:space="0" w:color="auto"/>
            <w:left w:val="none" w:sz="0" w:space="0" w:color="auto"/>
            <w:bottom w:val="none" w:sz="0" w:space="0" w:color="auto"/>
            <w:right w:val="none" w:sz="0" w:space="0" w:color="auto"/>
          </w:divBdr>
          <w:divsChild>
            <w:div w:id="504320424">
              <w:marLeft w:val="0"/>
              <w:marRight w:val="0"/>
              <w:marTop w:val="0"/>
              <w:marBottom w:val="0"/>
              <w:divBdr>
                <w:top w:val="none" w:sz="0" w:space="0" w:color="auto"/>
                <w:left w:val="none" w:sz="0" w:space="0" w:color="auto"/>
                <w:bottom w:val="none" w:sz="0" w:space="0" w:color="auto"/>
                <w:right w:val="none" w:sz="0" w:space="0" w:color="auto"/>
              </w:divBdr>
            </w:div>
          </w:divsChild>
        </w:div>
        <w:div w:id="384837719">
          <w:marLeft w:val="0"/>
          <w:marRight w:val="0"/>
          <w:marTop w:val="0"/>
          <w:marBottom w:val="0"/>
          <w:divBdr>
            <w:top w:val="none" w:sz="0" w:space="0" w:color="auto"/>
            <w:left w:val="none" w:sz="0" w:space="0" w:color="auto"/>
            <w:bottom w:val="none" w:sz="0" w:space="0" w:color="auto"/>
            <w:right w:val="none" w:sz="0" w:space="0" w:color="auto"/>
          </w:divBdr>
          <w:divsChild>
            <w:div w:id="1943412932">
              <w:marLeft w:val="0"/>
              <w:marRight w:val="0"/>
              <w:marTop w:val="0"/>
              <w:marBottom w:val="0"/>
              <w:divBdr>
                <w:top w:val="none" w:sz="0" w:space="0" w:color="auto"/>
                <w:left w:val="none" w:sz="0" w:space="0" w:color="auto"/>
                <w:bottom w:val="none" w:sz="0" w:space="0" w:color="auto"/>
                <w:right w:val="none" w:sz="0" w:space="0" w:color="auto"/>
              </w:divBdr>
            </w:div>
          </w:divsChild>
        </w:div>
        <w:div w:id="522986546">
          <w:marLeft w:val="0"/>
          <w:marRight w:val="0"/>
          <w:marTop w:val="0"/>
          <w:marBottom w:val="0"/>
          <w:divBdr>
            <w:top w:val="none" w:sz="0" w:space="0" w:color="auto"/>
            <w:left w:val="none" w:sz="0" w:space="0" w:color="auto"/>
            <w:bottom w:val="none" w:sz="0" w:space="0" w:color="auto"/>
            <w:right w:val="none" w:sz="0" w:space="0" w:color="auto"/>
          </w:divBdr>
        </w:div>
        <w:div w:id="561258320">
          <w:marLeft w:val="0"/>
          <w:marRight w:val="0"/>
          <w:marTop w:val="0"/>
          <w:marBottom w:val="0"/>
          <w:divBdr>
            <w:top w:val="none" w:sz="0" w:space="0" w:color="auto"/>
            <w:left w:val="none" w:sz="0" w:space="0" w:color="auto"/>
            <w:bottom w:val="none" w:sz="0" w:space="0" w:color="auto"/>
            <w:right w:val="none" w:sz="0" w:space="0" w:color="auto"/>
          </w:divBdr>
          <w:divsChild>
            <w:div w:id="869151962">
              <w:marLeft w:val="0"/>
              <w:marRight w:val="0"/>
              <w:marTop w:val="0"/>
              <w:marBottom w:val="0"/>
              <w:divBdr>
                <w:top w:val="none" w:sz="0" w:space="0" w:color="auto"/>
                <w:left w:val="none" w:sz="0" w:space="0" w:color="auto"/>
                <w:bottom w:val="none" w:sz="0" w:space="0" w:color="auto"/>
                <w:right w:val="none" w:sz="0" w:space="0" w:color="auto"/>
              </w:divBdr>
            </w:div>
          </w:divsChild>
        </w:div>
        <w:div w:id="163042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524447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3678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842093">
          <w:marLeft w:val="0"/>
          <w:marRight w:val="0"/>
          <w:marTop w:val="0"/>
          <w:marBottom w:val="0"/>
          <w:divBdr>
            <w:top w:val="none" w:sz="0" w:space="0" w:color="auto"/>
            <w:left w:val="none" w:sz="0" w:space="0" w:color="auto"/>
            <w:bottom w:val="none" w:sz="0" w:space="0" w:color="auto"/>
            <w:right w:val="none" w:sz="0" w:space="0" w:color="auto"/>
          </w:divBdr>
          <w:divsChild>
            <w:div w:id="1072773131">
              <w:marLeft w:val="0"/>
              <w:marRight w:val="0"/>
              <w:marTop w:val="0"/>
              <w:marBottom w:val="0"/>
              <w:divBdr>
                <w:top w:val="none" w:sz="0" w:space="0" w:color="auto"/>
                <w:left w:val="none" w:sz="0" w:space="0" w:color="auto"/>
                <w:bottom w:val="none" w:sz="0" w:space="0" w:color="auto"/>
                <w:right w:val="none" w:sz="0" w:space="0" w:color="auto"/>
              </w:divBdr>
            </w:div>
          </w:divsChild>
        </w:div>
        <w:div w:id="2132823481">
          <w:marLeft w:val="0"/>
          <w:marRight w:val="0"/>
          <w:marTop w:val="0"/>
          <w:marBottom w:val="0"/>
          <w:divBdr>
            <w:top w:val="none" w:sz="0" w:space="0" w:color="auto"/>
            <w:left w:val="none" w:sz="0" w:space="0" w:color="auto"/>
            <w:bottom w:val="none" w:sz="0" w:space="0" w:color="auto"/>
            <w:right w:val="none" w:sz="0" w:space="0" w:color="auto"/>
          </w:divBdr>
          <w:divsChild>
            <w:div w:id="237053834">
              <w:marLeft w:val="0"/>
              <w:marRight w:val="0"/>
              <w:marTop w:val="0"/>
              <w:marBottom w:val="0"/>
              <w:divBdr>
                <w:top w:val="none" w:sz="0" w:space="0" w:color="auto"/>
                <w:left w:val="none" w:sz="0" w:space="0" w:color="auto"/>
                <w:bottom w:val="none" w:sz="0" w:space="0" w:color="auto"/>
                <w:right w:val="none" w:sz="0" w:space="0" w:color="auto"/>
              </w:divBdr>
            </w:div>
          </w:divsChild>
        </w:div>
        <w:div w:id="1079598026">
          <w:marLeft w:val="0"/>
          <w:marRight w:val="0"/>
          <w:marTop w:val="0"/>
          <w:marBottom w:val="0"/>
          <w:divBdr>
            <w:top w:val="none" w:sz="0" w:space="0" w:color="auto"/>
            <w:left w:val="none" w:sz="0" w:space="0" w:color="auto"/>
            <w:bottom w:val="none" w:sz="0" w:space="0" w:color="auto"/>
            <w:right w:val="none" w:sz="0" w:space="0" w:color="auto"/>
          </w:divBdr>
        </w:div>
        <w:div w:id="1842618491">
          <w:marLeft w:val="0"/>
          <w:marRight w:val="0"/>
          <w:marTop w:val="0"/>
          <w:marBottom w:val="0"/>
          <w:divBdr>
            <w:top w:val="none" w:sz="0" w:space="0" w:color="auto"/>
            <w:left w:val="none" w:sz="0" w:space="0" w:color="auto"/>
            <w:bottom w:val="none" w:sz="0" w:space="0" w:color="auto"/>
            <w:right w:val="none" w:sz="0" w:space="0" w:color="auto"/>
          </w:divBdr>
          <w:divsChild>
            <w:div w:id="2107264879">
              <w:marLeft w:val="0"/>
              <w:marRight w:val="0"/>
              <w:marTop w:val="0"/>
              <w:marBottom w:val="0"/>
              <w:divBdr>
                <w:top w:val="none" w:sz="0" w:space="0" w:color="auto"/>
                <w:left w:val="none" w:sz="0" w:space="0" w:color="auto"/>
                <w:bottom w:val="none" w:sz="0" w:space="0" w:color="auto"/>
                <w:right w:val="none" w:sz="0" w:space="0" w:color="auto"/>
              </w:divBdr>
            </w:div>
          </w:divsChild>
        </w:div>
        <w:div w:id="508177019">
          <w:marLeft w:val="0"/>
          <w:marRight w:val="0"/>
          <w:marTop w:val="0"/>
          <w:marBottom w:val="0"/>
          <w:divBdr>
            <w:top w:val="none" w:sz="0" w:space="0" w:color="auto"/>
            <w:left w:val="none" w:sz="0" w:space="0" w:color="auto"/>
            <w:bottom w:val="none" w:sz="0" w:space="0" w:color="auto"/>
            <w:right w:val="none" w:sz="0" w:space="0" w:color="auto"/>
          </w:divBdr>
          <w:divsChild>
            <w:div w:id="499738825">
              <w:marLeft w:val="0"/>
              <w:marRight w:val="0"/>
              <w:marTop w:val="0"/>
              <w:marBottom w:val="0"/>
              <w:divBdr>
                <w:top w:val="none" w:sz="0" w:space="0" w:color="auto"/>
                <w:left w:val="none" w:sz="0" w:space="0" w:color="auto"/>
                <w:bottom w:val="none" w:sz="0" w:space="0" w:color="auto"/>
                <w:right w:val="none" w:sz="0" w:space="0" w:color="auto"/>
              </w:divBdr>
            </w:div>
          </w:divsChild>
        </w:div>
        <w:div w:id="506873780">
          <w:marLeft w:val="0"/>
          <w:marRight w:val="0"/>
          <w:marTop w:val="0"/>
          <w:marBottom w:val="0"/>
          <w:divBdr>
            <w:top w:val="none" w:sz="0" w:space="0" w:color="auto"/>
            <w:left w:val="none" w:sz="0" w:space="0" w:color="auto"/>
            <w:bottom w:val="none" w:sz="0" w:space="0" w:color="auto"/>
            <w:right w:val="none" w:sz="0" w:space="0" w:color="auto"/>
          </w:divBdr>
          <w:divsChild>
            <w:div w:id="30226817">
              <w:marLeft w:val="0"/>
              <w:marRight w:val="0"/>
              <w:marTop w:val="0"/>
              <w:marBottom w:val="0"/>
              <w:divBdr>
                <w:top w:val="none" w:sz="0" w:space="0" w:color="auto"/>
                <w:left w:val="none" w:sz="0" w:space="0" w:color="auto"/>
                <w:bottom w:val="none" w:sz="0" w:space="0" w:color="auto"/>
                <w:right w:val="none" w:sz="0" w:space="0" w:color="auto"/>
              </w:divBdr>
            </w:div>
          </w:divsChild>
        </w:div>
        <w:div w:id="564994151">
          <w:marLeft w:val="0"/>
          <w:marRight w:val="0"/>
          <w:marTop w:val="0"/>
          <w:marBottom w:val="0"/>
          <w:divBdr>
            <w:top w:val="none" w:sz="0" w:space="0" w:color="auto"/>
            <w:left w:val="none" w:sz="0" w:space="0" w:color="auto"/>
            <w:bottom w:val="none" w:sz="0" w:space="0" w:color="auto"/>
            <w:right w:val="none" w:sz="0" w:space="0" w:color="auto"/>
          </w:divBdr>
          <w:divsChild>
            <w:div w:id="2036299675">
              <w:marLeft w:val="0"/>
              <w:marRight w:val="0"/>
              <w:marTop w:val="0"/>
              <w:marBottom w:val="0"/>
              <w:divBdr>
                <w:top w:val="none" w:sz="0" w:space="0" w:color="auto"/>
                <w:left w:val="none" w:sz="0" w:space="0" w:color="auto"/>
                <w:bottom w:val="none" w:sz="0" w:space="0" w:color="auto"/>
                <w:right w:val="none" w:sz="0" w:space="0" w:color="auto"/>
              </w:divBdr>
            </w:div>
          </w:divsChild>
        </w:div>
        <w:div w:id="124589735">
          <w:marLeft w:val="0"/>
          <w:marRight w:val="0"/>
          <w:marTop w:val="0"/>
          <w:marBottom w:val="0"/>
          <w:divBdr>
            <w:top w:val="none" w:sz="0" w:space="0" w:color="auto"/>
            <w:left w:val="none" w:sz="0" w:space="0" w:color="auto"/>
            <w:bottom w:val="none" w:sz="0" w:space="0" w:color="auto"/>
            <w:right w:val="none" w:sz="0" w:space="0" w:color="auto"/>
          </w:divBdr>
          <w:divsChild>
            <w:div w:id="10304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62502">
      <w:bodyDiv w:val="1"/>
      <w:marLeft w:val="0"/>
      <w:marRight w:val="0"/>
      <w:marTop w:val="0"/>
      <w:marBottom w:val="0"/>
      <w:divBdr>
        <w:top w:val="none" w:sz="0" w:space="0" w:color="auto"/>
        <w:left w:val="none" w:sz="0" w:space="0" w:color="auto"/>
        <w:bottom w:val="none" w:sz="0" w:space="0" w:color="auto"/>
        <w:right w:val="none" w:sz="0" w:space="0" w:color="auto"/>
      </w:divBdr>
      <w:divsChild>
        <w:div w:id="965161254">
          <w:marLeft w:val="0"/>
          <w:marRight w:val="0"/>
          <w:marTop w:val="0"/>
          <w:marBottom w:val="0"/>
          <w:divBdr>
            <w:top w:val="none" w:sz="0" w:space="0" w:color="auto"/>
            <w:left w:val="none" w:sz="0" w:space="0" w:color="auto"/>
            <w:bottom w:val="none" w:sz="0" w:space="0" w:color="auto"/>
            <w:right w:val="none" w:sz="0" w:space="0" w:color="auto"/>
          </w:divBdr>
          <w:divsChild>
            <w:div w:id="156188708">
              <w:marLeft w:val="0"/>
              <w:marRight w:val="0"/>
              <w:marTop w:val="0"/>
              <w:marBottom w:val="0"/>
              <w:divBdr>
                <w:top w:val="none" w:sz="0" w:space="0" w:color="auto"/>
                <w:left w:val="none" w:sz="0" w:space="0" w:color="auto"/>
                <w:bottom w:val="none" w:sz="0" w:space="0" w:color="auto"/>
                <w:right w:val="none" w:sz="0" w:space="0" w:color="auto"/>
              </w:divBdr>
            </w:div>
          </w:divsChild>
        </w:div>
        <w:div w:id="843790188">
          <w:marLeft w:val="0"/>
          <w:marRight w:val="0"/>
          <w:marTop w:val="0"/>
          <w:marBottom w:val="0"/>
          <w:divBdr>
            <w:top w:val="none" w:sz="0" w:space="0" w:color="auto"/>
            <w:left w:val="none" w:sz="0" w:space="0" w:color="auto"/>
            <w:bottom w:val="none" w:sz="0" w:space="0" w:color="auto"/>
            <w:right w:val="none" w:sz="0" w:space="0" w:color="auto"/>
          </w:divBdr>
          <w:divsChild>
            <w:div w:id="1101490591">
              <w:marLeft w:val="0"/>
              <w:marRight w:val="0"/>
              <w:marTop w:val="0"/>
              <w:marBottom w:val="0"/>
              <w:divBdr>
                <w:top w:val="none" w:sz="0" w:space="0" w:color="auto"/>
                <w:left w:val="none" w:sz="0" w:space="0" w:color="auto"/>
                <w:bottom w:val="none" w:sz="0" w:space="0" w:color="auto"/>
                <w:right w:val="none" w:sz="0" w:space="0" w:color="auto"/>
              </w:divBdr>
              <w:divsChild>
                <w:div w:id="3718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6817">
          <w:marLeft w:val="0"/>
          <w:marRight w:val="0"/>
          <w:marTop w:val="0"/>
          <w:marBottom w:val="0"/>
          <w:divBdr>
            <w:top w:val="none" w:sz="0" w:space="0" w:color="auto"/>
            <w:left w:val="none" w:sz="0" w:space="0" w:color="auto"/>
            <w:bottom w:val="none" w:sz="0" w:space="0" w:color="auto"/>
            <w:right w:val="none" w:sz="0" w:space="0" w:color="auto"/>
          </w:divBdr>
        </w:div>
        <w:div w:id="2136287265">
          <w:marLeft w:val="0"/>
          <w:marRight w:val="0"/>
          <w:marTop w:val="0"/>
          <w:marBottom w:val="0"/>
          <w:divBdr>
            <w:top w:val="none" w:sz="0" w:space="0" w:color="auto"/>
            <w:left w:val="none" w:sz="0" w:space="0" w:color="auto"/>
            <w:bottom w:val="none" w:sz="0" w:space="0" w:color="auto"/>
            <w:right w:val="none" w:sz="0" w:space="0" w:color="auto"/>
          </w:divBdr>
        </w:div>
        <w:div w:id="453671551">
          <w:marLeft w:val="0"/>
          <w:marRight w:val="0"/>
          <w:marTop w:val="0"/>
          <w:marBottom w:val="0"/>
          <w:divBdr>
            <w:top w:val="none" w:sz="0" w:space="0" w:color="auto"/>
            <w:left w:val="none" w:sz="0" w:space="0" w:color="auto"/>
            <w:bottom w:val="none" w:sz="0" w:space="0" w:color="auto"/>
            <w:right w:val="none" w:sz="0" w:space="0" w:color="auto"/>
          </w:divBdr>
          <w:divsChild>
            <w:div w:id="484980357">
              <w:marLeft w:val="0"/>
              <w:marRight w:val="0"/>
              <w:marTop w:val="0"/>
              <w:marBottom w:val="0"/>
              <w:divBdr>
                <w:top w:val="none" w:sz="0" w:space="0" w:color="auto"/>
                <w:left w:val="none" w:sz="0" w:space="0" w:color="auto"/>
                <w:bottom w:val="none" w:sz="0" w:space="0" w:color="auto"/>
                <w:right w:val="none" w:sz="0" w:space="0" w:color="auto"/>
              </w:divBdr>
            </w:div>
          </w:divsChild>
        </w:div>
        <w:div w:id="2028868266">
          <w:blockQuote w:val="1"/>
          <w:marLeft w:val="720"/>
          <w:marRight w:val="720"/>
          <w:marTop w:val="100"/>
          <w:marBottom w:val="100"/>
          <w:divBdr>
            <w:top w:val="none" w:sz="0" w:space="0" w:color="auto"/>
            <w:left w:val="none" w:sz="0" w:space="0" w:color="auto"/>
            <w:bottom w:val="none" w:sz="0" w:space="0" w:color="auto"/>
            <w:right w:val="none" w:sz="0" w:space="0" w:color="auto"/>
          </w:divBdr>
        </w:div>
        <w:div w:id="1690598036">
          <w:marLeft w:val="0"/>
          <w:marRight w:val="0"/>
          <w:marTop w:val="0"/>
          <w:marBottom w:val="0"/>
          <w:divBdr>
            <w:top w:val="none" w:sz="0" w:space="0" w:color="auto"/>
            <w:left w:val="none" w:sz="0" w:space="0" w:color="auto"/>
            <w:bottom w:val="none" w:sz="0" w:space="0" w:color="auto"/>
            <w:right w:val="none" w:sz="0" w:space="0" w:color="auto"/>
          </w:divBdr>
          <w:divsChild>
            <w:div w:id="174728651">
              <w:marLeft w:val="0"/>
              <w:marRight w:val="0"/>
              <w:marTop w:val="0"/>
              <w:marBottom w:val="0"/>
              <w:divBdr>
                <w:top w:val="none" w:sz="0" w:space="0" w:color="auto"/>
                <w:left w:val="none" w:sz="0" w:space="0" w:color="auto"/>
                <w:bottom w:val="none" w:sz="0" w:space="0" w:color="auto"/>
                <w:right w:val="none" w:sz="0" w:space="0" w:color="auto"/>
              </w:divBdr>
            </w:div>
          </w:divsChild>
        </w:div>
        <w:div w:id="557935587">
          <w:blockQuote w:val="1"/>
          <w:marLeft w:val="720"/>
          <w:marRight w:val="720"/>
          <w:marTop w:val="100"/>
          <w:marBottom w:val="100"/>
          <w:divBdr>
            <w:top w:val="none" w:sz="0" w:space="0" w:color="auto"/>
            <w:left w:val="none" w:sz="0" w:space="0" w:color="auto"/>
            <w:bottom w:val="none" w:sz="0" w:space="0" w:color="auto"/>
            <w:right w:val="none" w:sz="0" w:space="0" w:color="auto"/>
          </w:divBdr>
        </w:div>
        <w:div w:id="1067263502">
          <w:marLeft w:val="0"/>
          <w:marRight w:val="0"/>
          <w:marTop w:val="0"/>
          <w:marBottom w:val="0"/>
          <w:divBdr>
            <w:top w:val="none" w:sz="0" w:space="0" w:color="auto"/>
            <w:left w:val="none" w:sz="0" w:space="0" w:color="auto"/>
            <w:bottom w:val="none" w:sz="0" w:space="0" w:color="auto"/>
            <w:right w:val="none" w:sz="0" w:space="0" w:color="auto"/>
          </w:divBdr>
          <w:divsChild>
            <w:div w:id="247348009">
              <w:marLeft w:val="0"/>
              <w:marRight w:val="0"/>
              <w:marTop w:val="0"/>
              <w:marBottom w:val="0"/>
              <w:divBdr>
                <w:top w:val="none" w:sz="0" w:space="0" w:color="auto"/>
                <w:left w:val="none" w:sz="0" w:space="0" w:color="auto"/>
                <w:bottom w:val="none" w:sz="0" w:space="0" w:color="auto"/>
                <w:right w:val="none" w:sz="0" w:space="0" w:color="auto"/>
              </w:divBdr>
            </w:div>
          </w:divsChild>
        </w:div>
        <w:div w:id="473468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1810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890189">
          <w:marLeft w:val="0"/>
          <w:marRight w:val="0"/>
          <w:marTop w:val="0"/>
          <w:marBottom w:val="0"/>
          <w:divBdr>
            <w:top w:val="none" w:sz="0" w:space="0" w:color="auto"/>
            <w:left w:val="none" w:sz="0" w:space="0" w:color="auto"/>
            <w:bottom w:val="none" w:sz="0" w:space="0" w:color="auto"/>
            <w:right w:val="none" w:sz="0" w:space="0" w:color="auto"/>
          </w:divBdr>
          <w:divsChild>
            <w:div w:id="312608698">
              <w:marLeft w:val="0"/>
              <w:marRight w:val="0"/>
              <w:marTop w:val="0"/>
              <w:marBottom w:val="0"/>
              <w:divBdr>
                <w:top w:val="none" w:sz="0" w:space="0" w:color="auto"/>
                <w:left w:val="none" w:sz="0" w:space="0" w:color="auto"/>
                <w:bottom w:val="none" w:sz="0" w:space="0" w:color="auto"/>
                <w:right w:val="none" w:sz="0" w:space="0" w:color="auto"/>
              </w:divBdr>
            </w:div>
          </w:divsChild>
        </w:div>
        <w:div w:id="980160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335691755">
          <w:marLeft w:val="0"/>
          <w:marRight w:val="0"/>
          <w:marTop w:val="0"/>
          <w:marBottom w:val="0"/>
          <w:divBdr>
            <w:top w:val="none" w:sz="0" w:space="0" w:color="auto"/>
            <w:left w:val="none" w:sz="0" w:space="0" w:color="auto"/>
            <w:bottom w:val="none" w:sz="0" w:space="0" w:color="auto"/>
            <w:right w:val="none" w:sz="0" w:space="0" w:color="auto"/>
          </w:divBdr>
        </w:div>
        <w:div w:id="543519263">
          <w:marLeft w:val="0"/>
          <w:marRight w:val="0"/>
          <w:marTop w:val="0"/>
          <w:marBottom w:val="0"/>
          <w:divBdr>
            <w:top w:val="none" w:sz="0" w:space="0" w:color="auto"/>
            <w:left w:val="none" w:sz="0" w:space="0" w:color="auto"/>
            <w:bottom w:val="none" w:sz="0" w:space="0" w:color="auto"/>
            <w:right w:val="none" w:sz="0" w:space="0" w:color="auto"/>
          </w:divBdr>
          <w:divsChild>
            <w:div w:id="1991402494">
              <w:marLeft w:val="0"/>
              <w:marRight w:val="0"/>
              <w:marTop w:val="0"/>
              <w:marBottom w:val="0"/>
              <w:divBdr>
                <w:top w:val="none" w:sz="0" w:space="0" w:color="auto"/>
                <w:left w:val="none" w:sz="0" w:space="0" w:color="auto"/>
                <w:bottom w:val="none" w:sz="0" w:space="0" w:color="auto"/>
                <w:right w:val="none" w:sz="0" w:space="0" w:color="auto"/>
              </w:divBdr>
            </w:div>
          </w:divsChild>
        </w:div>
        <w:div w:id="540240892">
          <w:marLeft w:val="0"/>
          <w:marRight w:val="0"/>
          <w:marTop w:val="0"/>
          <w:marBottom w:val="0"/>
          <w:divBdr>
            <w:top w:val="none" w:sz="0" w:space="0" w:color="auto"/>
            <w:left w:val="none" w:sz="0" w:space="0" w:color="auto"/>
            <w:bottom w:val="none" w:sz="0" w:space="0" w:color="auto"/>
            <w:right w:val="none" w:sz="0" w:space="0" w:color="auto"/>
          </w:divBdr>
          <w:divsChild>
            <w:div w:id="1831407418">
              <w:marLeft w:val="0"/>
              <w:marRight w:val="0"/>
              <w:marTop w:val="0"/>
              <w:marBottom w:val="0"/>
              <w:divBdr>
                <w:top w:val="none" w:sz="0" w:space="0" w:color="auto"/>
                <w:left w:val="none" w:sz="0" w:space="0" w:color="auto"/>
                <w:bottom w:val="none" w:sz="0" w:space="0" w:color="auto"/>
                <w:right w:val="none" w:sz="0" w:space="0" w:color="auto"/>
              </w:divBdr>
            </w:div>
          </w:divsChild>
        </w:div>
        <w:div w:id="963313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631517">
          <w:marLeft w:val="0"/>
          <w:marRight w:val="0"/>
          <w:marTop w:val="0"/>
          <w:marBottom w:val="0"/>
          <w:divBdr>
            <w:top w:val="none" w:sz="0" w:space="0" w:color="auto"/>
            <w:left w:val="none" w:sz="0" w:space="0" w:color="auto"/>
            <w:bottom w:val="none" w:sz="0" w:space="0" w:color="auto"/>
            <w:right w:val="none" w:sz="0" w:space="0" w:color="auto"/>
          </w:divBdr>
          <w:divsChild>
            <w:div w:id="920061154">
              <w:marLeft w:val="0"/>
              <w:marRight w:val="0"/>
              <w:marTop w:val="0"/>
              <w:marBottom w:val="0"/>
              <w:divBdr>
                <w:top w:val="none" w:sz="0" w:space="0" w:color="auto"/>
                <w:left w:val="none" w:sz="0" w:space="0" w:color="auto"/>
                <w:bottom w:val="none" w:sz="0" w:space="0" w:color="auto"/>
                <w:right w:val="none" w:sz="0" w:space="0" w:color="auto"/>
              </w:divBdr>
            </w:div>
          </w:divsChild>
        </w:div>
        <w:div w:id="1531994640">
          <w:marLeft w:val="0"/>
          <w:marRight w:val="0"/>
          <w:marTop w:val="0"/>
          <w:marBottom w:val="0"/>
          <w:divBdr>
            <w:top w:val="none" w:sz="0" w:space="0" w:color="auto"/>
            <w:left w:val="none" w:sz="0" w:space="0" w:color="auto"/>
            <w:bottom w:val="none" w:sz="0" w:space="0" w:color="auto"/>
            <w:right w:val="none" w:sz="0" w:space="0" w:color="auto"/>
          </w:divBdr>
          <w:divsChild>
            <w:div w:id="1482621674">
              <w:marLeft w:val="0"/>
              <w:marRight w:val="0"/>
              <w:marTop w:val="0"/>
              <w:marBottom w:val="0"/>
              <w:divBdr>
                <w:top w:val="none" w:sz="0" w:space="0" w:color="auto"/>
                <w:left w:val="none" w:sz="0" w:space="0" w:color="auto"/>
                <w:bottom w:val="none" w:sz="0" w:space="0" w:color="auto"/>
                <w:right w:val="none" w:sz="0" w:space="0" w:color="auto"/>
              </w:divBdr>
            </w:div>
          </w:divsChild>
        </w:div>
        <w:div w:id="1517768920">
          <w:marLeft w:val="0"/>
          <w:marRight w:val="0"/>
          <w:marTop w:val="0"/>
          <w:marBottom w:val="0"/>
          <w:divBdr>
            <w:top w:val="none" w:sz="0" w:space="0" w:color="auto"/>
            <w:left w:val="none" w:sz="0" w:space="0" w:color="auto"/>
            <w:bottom w:val="none" w:sz="0" w:space="0" w:color="auto"/>
            <w:right w:val="none" w:sz="0" w:space="0" w:color="auto"/>
          </w:divBdr>
          <w:divsChild>
            <w:div w:id="884291710">
              <w:marLeft w:val="0"/>
              <w:marRight w:val="0"/>
              <w:marTop w:val="0"/>
              <w:marBottom w:val="0"/>
              <w:divBdr>
                <w:top w:val="none" w:sz="0" w:space="0" w:color="auto"/>
                <w:left w:val="none" w:sz="0" w:space="0" w:color="auto"/>
                <w:bottom w:val="none" w:sz="0" w:space="0" w:color="auto"/>
                <w:right w:val="none" w:sz="0" w:space="0" w:color="auto"/>
              </w:divBdr>
            </w:div>
          </w:divsChild>
        </w:div>
        <w:div w:id="1852722209">
          <w:marLeft w:val="0"/>
          <w:marRight w:val="0"/>
          <w:marTop w:val="0"/>
          <w:marBottom w:val="0"/>
          <w:divBdr>
            <w:top w:val="none" w:sz="0" w:space="0" w:color="auto"/>
            <w:left w:val="none" w:sz="0" w:space="0" w:color="auto"/>
            <w:bottom w:val="none" w:sz="0" w:space="0" w:color="auto"/>
            <w:right w:val="none" w:sz="0" w:space="0" w:color="auto"/>
          </w:divBdr>
          <w:divsChild>
            <w:div w:id="1101484934">
              <w:marLeft w:val="0"/>
              <w:marRight w:val="0"/>
              <w:marTop w:val="0"/>
              <w:marBottom w:val="0"/>
              <w:divBdr>
                <w:top w:val="none" w:sz="0" w:space="0" w:color="auto"/>
                <w:left w:val="none" w:sz="0" w:space="0" w:color="auto"/>
                <w:bottom w:val="none" w:sz="0" w:space="0" w:color="auto"/>
                <w:right w:val="none" w:sz="0" w:space="0" w:color="auto"/>
              </w:divBdr>
            </w:div>
          </w:divsChild>
        </w:div>
        <w:div w:id="1750030707">
          <w:marLeft w:val="0"/>
          <w:marRight w:val="0"/>
          <w:marTop w:val="0"/>
          <w:marBottom w:val="0"/>
          <w:divBdr>
            <w:top w:val="none" w:sz="0" w:space="0" w:color="auto"/>
            <w:left w:val="none" w:sz="0" w:space="0" w:color="auto"/>
            <w:bottom w:val="none" w:sz="0" w:space="0" w:color="auto"/>
            <w:right w:val="none" w:sz="0" w:space="0" w:color="auto"/>
          </w:divBdr>
          <w:divsChild>
            <w:div w:id="232278721">
              <w:marLeft w:val="0"/>
              <w:marRight w:val="0"/>
              <w:marTop w:val="0"/>
              <w:marBottom w:val="0"/>
              <w:divBdr>
                <w:top w:val="none" w:sz="0" w:space="0" w:color="auto"/>
                <w:left w:val="none" w:sz="0" w:space="0" w:color="auto"/>
                <w:bottom w:val="none" w:sz="0" w:space="0" w:color="auto"/>
                <w:right w:val="none" w:sz="0" w:space="0" w:color="auto"/>
              </w:divBdr>
            </w:div>
          </w:divsChild>
        </w:div>
        <w:div w:id="1244679794">
          <w:marLeft w:val="0"/>
          <w:marRight w:val="0"/>
          <w:marTop w:val="0"/>
          <w:marBottom w:val="0"/>
          <w:divBdr>
            <w:top w:val="none" w:sz="0" w:space="0" w:color="auto"/>
            <w:left w:val="none" w:sz="0" w:space="0" w:color="auto"/>
            <w:bottom w:val="none" w:sz="0" w:space="0" w:color="auto"/>
            <w:right w:val="none" w:sz="0" w:space="0" w:color="auto"/>
          </w:divBdr>
          <w:divsChild>
            <w:div w:id="770472627">
              <w:marLeft w:val="0"/>
              <w:marRight w:val="0"/>
              <w:marTop w:val="0"/>
              <w:marBottom w:val="0"/>
              <w:divBdr>
                <w:top w:val="none" w:sz="0" w:space="0" w:color="auto"/>
                <w:left w:val="none" w:sz="0" w:space="0" w:color="auto"/>
                <w:bottom w:val="none" w:sz="0" w:space="0" w:color="auto"/>
                <w:right w:val="none" w:sz="0" w:space="0" w:color="auto"/>
              </w:divBdr>
            </w:div>
          </w:divsChild>
        </w:div>
        <w:div w:id="2046248432">
          <w:marLeft w:val="0"/>
          <w:marRight w:val="0"/>
          <w:marTop w:val="0"/>
          <w:marBottom w:val="0"/>
          <w:divBdr>
            <w:top w:val="none" w:sz="0" w:space="0" w:color="auto"/>
            <w:left w:val="none" w:sz="0" w:space="0" w:color="auto"/>
            <w:bottom w:val="none" w:sz="0" w:space="0" w:color="auto"/>
            <w:right w:val="none" w:sz="0" w:space="0" w:color="auto"/>
          </w:divBdr>
        </w:div>
        <w:div w:id="1009870939">
          <w:marLeft w:val="0"/>
          <w:marRight w:val="0"/>
          <w:marTop w:val="0"/>
          <w:marBottom w:val="0"/>
          <w:divBdr>
            <w:top w:val="none" w:sz="0" w:space="0" w:color="auto"/>
            <w:left w:val="none" w:sz="0" w:space="0" w:color="auto"/>
            <w:bottom w:val="none" w:sz="0" w:space="0" w:color="auto"/>
            <w:right w:val="none" w:sz="0" w:space="0" w:color="auto"/>
          </w:divBdr>
          <w:divsChild>
            <w:div w:id="376470278">
              <w:marLeft w:val="0"/>
              <w:marRight w:val="0"/>
              <w:marTop w:val="0"/>
              <w:marBottom w:val="0"/>
              <w:divBdr>
                <w:top w:val="none" w:sz="0" w:space="0" w:color="auto"/>
                <w:left w:val="none" w:sz="0" w:space="0" w:color="auto"/>
                <w:bottom w:val="none" w:sz="0" w:space="0" w:color="auto"/>
                <w:right w:val="none" w:sz="0" w:space="0" w:color="auto"/>
              </w:divBdr>
            </w:div>
          </w:divsChild>
        </w:div>
        <w:div w:id="1768161607">
          <w:marLeft w:val="0"/>
          <w:marRight w:val="0"/>
          <w:marTop w:val="0"/>
          <w:marBottom w:val="0"/>
          <w:divBdr>
            <w:top w:val="none" w:sz="0" w:space="0" w:color="auto"/>
            <w:left w:val="none" w:sz="0" w:space="0" w:color="auto"/>
            <w:bottom w:val="none" w:sz="0" w:space="0" w:color="auto"/>
            <w:right w:val="none" w:sz="0" w:space="0" w:color="auto"/>
          </w:divBdr>
          <w:divsChild>
            <w:div w:id="1019282381">
              <w:marLeft w:val="0"/>
              <w:marRight w:val="0"/>
              <w:marTop w:val="0"/>
              <w:marBottom w:val="0"/>
              <w:divBdr>
                <w:top w:val="none" w:sz="0" w:space="0" w:color="auto"/>
                <w:left w:val="none" w:sz="0" w:space="0" w:color="auto"/>
                <w:bottom w:val="none" w:sz="0" w:space="0" w:color="auto"/>
                <w:right w:val="none" w:sz="0" w:space="0" w:color="auto"/>
              </w:divBdr>
            </w:div>
          </w:divsChild>
        </w:div>
        <w:div w:id="2084789911">
          <w:marLeft w:val="0"/>
          <w:marRight w:val="0"/>
          <w:marTop w:val="0"/>
          <w:marBottom w:val="0"/>
          <w:divBdr>
            <w:top w:val="none" w:sz="0" w:space="0" w:color="auto"/>
            <w:left w:val="none" w:sz="0" w:space="0" w:color="auto"/>
            <w:bottom w:val="none" w:sz="0" w:space="0" w:color="auto"/>
            <w:right w:val="none" w:sz="0" w:space="0" w:color="auto"/>
          </w:divBdr>
        </w:div>
        <w:div w:id="140776671">
          <w:marLeft w:val="0"/>
          <w:marRight w:val="0"/>
          <w:marTop w:val="0"/>
          <w:marBottom w:val="0"/>
          <w:divBdr>
            <w:top w:val="none" w:sz="0" w:space="0" w:color="auto"/>
            <w:left w:val="none" w:sz="0" w:space="0" w:color="auto"/>
            <w:bottom w:val="none" w:sz="0" w:space="0" w:color="auto"/>
            <w:right w:val="none" w:sz="0" w:space="0" w:color="auto"/>
          </w:divBdr>
          <w:divsChild>
            <w:div w:id="1723939210">
              <w:marLeft w:val="0"/>
              <w:marRight w:val="0"/>
              <w:marTop w:val="0"/>
              <w:marBottom w:val="0"/>
              <w:divBdr>
                <w:top w:val="none" w:sz="0" w:space="0" w:color="auto"/>
                <w:left w:val="none" w:sz="0" w:space="0" w:color="auto"/>
                <w:bottom w:val="none" w:sz="0" w:space="0" w:color="auto"/>
                <w:right w:val="none" w:sz="0" w:space="0" w:color="auto"/>
              </w:divBdr>
            </w:div>
          </w:divsChild>
        </w:div>
        <w:div w:id="285047156">
          <w:marLeft w:val="0"/>
          <w:marRight w:val="0"/>
          <w:marTop w:val="0"/>
          <w:marBottom w:val="0"/>
          <w:divBdr>
            <w:top w:val="none" w:sz="0" w:space="0" w:color="auto"/>
            <w:left w:val="none" w:sz="0" w:space="0" w:color="auto"/>
            <w:bottom w:val="none" w:sz="0" w:space="0" w:color="auto"/>
            <w:right w:val="none" w:sz="0" w:space="0" w:color="auto"/>
          </w:divBdr>
          <w:divsChild>
            <w:div w:id="998145470">
              <w:marLeft w:val="0"/>
              <w:marRight w:val="0"/>
              <w:marTop w:val="0"/>
              <w:marBottom w:val="0"/>
              <w:divBdr>
                <w:top w:val="none" w:sz="0" w:space="0" w:color="auto"/>
                <w:left w:val="none" w:sz="0" w:space="0" w:color="auto"/>
                <w:bottom w:val="none" w:sz="0" w:space="0" w:color="auto"/>
                <w:right w:val="none" w:sz="0" w:space="0" w:color="auto"/>
              </w:divBdr>
            </w:div>
          </w:divsChild>
        </w:div>
        <w:div w:id="1821968890">
          <w:marLeft w:val="0"/>
          <w:marRight w:val="0"/>
          <w:marTop w:val="0"/>
          <w:marBottom w:val="0"/>
          <w:divBdr>
            <w:top w:val="none" w:sz="0" w:space="0" w:color="auto"/>
            <w:left w:val="none" w:sz="0" w:space="0" w:color="auto"/>
            <w:bottom w:val="none" w:sz="0" w:space="0" w:color="auto"/>
            <w:right w:val="none" w:sz="0" w:space="0" w:color="auto"/>
          </w:divBdr>
          <w:divsChild>
            <w:div w:id="2139182756">
              <w:marLeft w:val="0"/>
              <w:marRight w:val="0"/>
              <w:marTop w:val="0"/>
              <w:marBottom w:val="0"/>
              <w:divBdr>
                <w:top w:val="none" w:sz="0" w:space="0" w:color="auto"/>
                <w:left w:val="none" w:sz="0" w:space="0" w:color="auto"/>
                <w:bottom w:val="none" w:sz="0" w:space="0" w:color="auto"/>
                <w:right w:val="none" w:sz="0" w:space="0" w:color="auto"/>
              </w:divBdr>
            </w:div>
          </w:divsChild>
        </w:div>
        <w:div w:id="1737624558">
          <w:marLeft w:val="0"/>
          <w:marRight w:val="0"/>
          <w:marTop w:val="0"/>
          <w:marBottom w:val="0"/>
          <w:divBdr>
            <w:top w:val="none" w:sz="0" w:space="0" w:color="auto"/>
            <w:left w:val="none" w:sz="0" w:space="0" w:color="auto"/>
            <w:bottom w:val="none" w:sz="0" w:space="0" w:color="auto"/>
            <w:right w:val="none" w:sz="0" w:space="0" w:color="auto"/>
          </w:divBdr>
          <w:divsChild>
            <w:div w:id="1107121537">
              <w:marLeft w:val="0"/>
              <w:marRight w:val="0"/>
              <w:marTop w:val="0"/>
              <w:marBottom w:val="0"/>
              <w:divBdr>
                <w:top w:val="none" w:sz="0" w:space="0" w:color="auto"/>
                <w:left w:val="none" w:sz="0" w:space="0" w:color="auto"/>
                <w:bottom w:val="none" w:sz="0" w:space="0" w:color="auto"/>
                <w:right w:val="none" w:sz="0" w:space="0" w:color="auto"/>
              </w:divBdr>
            </w:div>
          </w:divsChild>
        </w:div>
        <w:div w:id="1264605039">
          <w:marLeft w:val="0"/>
          <w:marRight w:val="0"/>
          <w:marTop w:val="0"/>
          <w:marBottom w:val="0"/>
          <w:divBdr>
            <w:top w:val="none" w:sz="0" w:space="0" w:color="auto"/>
            <w:left w:val="none" w:sz="0" w:space="0" w:color="auto"/>
            <w:bottom w:val="none" w:sz="0" w:space="0" w:color="auto"/>
            <w:right w:val="none" w:sz="0" w:space="0" w:color="auto"/>
          </w:divBdr>
          <w:divsChild>
            <w:div w:id="623388867">
              <w:marLeft w:val="0"/>
              <w:marRight w:val="0"/>
              <w:marTop w:val="0"/>
              <w:marBottom w:val="0"/>
              <w:divBdr>
                <w:top w:val="none" w:sz="0" w:space="0" w:color="auto"/>
                <w:left w:val="none" w:sz="0" w:space="0" w:color="auto"/>
                <w:bottom w:val="none" w:sz="0" w:space="0" w:color="auto"/>
                <w:right w:val="none" w:sz="0" w:space="0" w:color="auto"/>
              </w:divBdr>
            </w:div>
          </w:divsChild>
        </w:div>
        <w:div w:id="1758361439">
          <w:blockQuote w:val="1"/>
          <w:marLeft w:val="720"/>
          <w:marRight w:val="720"/>
          <w:marTop w:val="100"/>
          <w:marBottom w:val="100"/>
          <w:divBdr>
            <w:top w:val="none" w:sz="0" w:space="0" w:color="auto"/>
            <w:left w:val="none" w:sz="0" w:space="0" w:color="auto"/>
            <w:bottom w:val="none" w:sz="0" w:space="0" w:color="auto"/>
            <w:right w:val="none" w:sz="0" w:space="0" w:color="auto"/>
          </w:divBdr>
        </w:div>
        <w:div w:id="1058939770">
          <w:marLeft w:val="0"/>
          <w:marRight w:val="0"/>
          <w:marTop w:val="0"/>
          <w:marBottom w:val="0"/>
          <w:divBdr>
            <w:top w:val="none" w:sz="0" w:space="0" w:color="auto"/>
            <w:left w:val="none" w:sz="0" w:space="0" w:color="auto"/>
            <w:bottom w:val="none" w:sz="0" w:space="0" w:color="auto"/>
            <w:right w:val="none" w:sz="0" w:space="0" w:color="auto"/>
          </w:divBdr>
          <w:divsChild>
            <w:div w:id="903637481">
              <w:marLeft w:val="0"/>
              <w:marRight w:val="0"/>
              <w:marTop w:val="0"/>
              <w:marBottom w:val="0"/>
              <w:divBdr>
                <w:top w:val="none" w:sz="0" w:space="0" w:color="auto"/>
                <w:left w:val="none" w:sz="0" w:space="0" w:color="auto"/>
                <w:bottom w:val="none" w:sz="0" w:space="0" w:color="auto"/>
                <w:right w:val="none" w:sz="0" w:space="0" w:color="auto"/>
              </w:divBdr>
            </w:div>
          </w:divsChild>
        </w:div>
        <w:div w:id="1428044005">
          <w:marLeft w:val="0"/>
          <w:marRight w:val="0"/>
          <w:marTop w:val="0"/>
          <w:marBottom w:val="0"/>
          <w:divBdr>
            <w:top w:val="none" w:sz="0" w:space="0" w:color="auto"/>
            <w:left w:val="none" w:sz="0" w:space="0" w:color="auto"/>
            <w:bottom w:val="none" w:sz="0" w:space="0" w:color="auto"/>
            <w:right w:val="none" w:sz="0" w:space="0" w:color="auto"/>
          </w:divBdr>
          <w:divsChild>
            <w:div w:id="1462654447">
              <w:marLeft w:val="0"/>
              <w:marRight w:val="0"/>
              <w:marTop w:val="0"/>
              <w:marBottom w:val="0"/>
              <w:divBdr>
                <w:top w:val="none" w:sz="0" w:space="0" w:color="auto"/>
                <w:left w:val="none" w:sz="0" w:space="0" w:color="auto"/>
                <w:bottom w:val="none" w:sz="0" w:space="0" w:color="auto"/>
                <w:right w:val="none" w:sz="0" w:space="0" w:color="auto"/>
              </w:divBdr>
            </w:div>
          </w:divsChild>
        </w:div>
        <w:div w:id="1370640016">
          <w:marLeft w:val="0"/>
          <w:marRight w:val="0"/>
          <w:marTop w:val="0"/>
          <w:marBottom w:val="0"/>
          <w:divBdr>
            <w:top w:val="none" w:sz="0" w:space="0" w:color="auto"/>
            <w:left w:val="none" w:sz="0" w:space="0" w:color="auto"/>
            <w:bottom w:val="none" w:sz="0" w:space="0" w:color="auto"/>
            <w:right w:val="none" w:sz="0" w:space="0" w:color="auto"/>
          </w:divBdr>
        </w:div>
        <w:div w:id="222259367">
          <w:marLeft w:val="0"/>
          <w:marRight w:val="0"/>
          <w:marTop w:val="0"/>
          <w:marBottom w:val="0"/>
          <w:divBdr>
            <w:top w:val="none" w:sz="0" w:space="0" w:color="auto"/>
            <w:left w:val="none" w:sz="0" w:space="0" w:color="auto"/>
            <w:bottom w:val="none" w:sz="0" w:space="0" w:color="auto"/>
            <w:right w:val="none" w:sz="0" w:space="0" w:color="auto"/>
          </w:divBdr>
          <w:divsChild>
            <w:div w:id="249003344">
              <w:marLeft w:val="0"/>
              <w:marRight w:val="0"/>
              <w:marTop w:val="0"/>
              <w:marBottom w:val="0"/>
              <w:divBdr>
                <w:top w:val="none" w:sz="0" w:space="0" w:color="auto"/>
                <w:left w:val="none" w:sz="0" w:space="0" w:color="auto"/>
                <w:bottom w:val="none" w:sz="0" w:space="0" w:color="auto"/>
                <w:right w:val="none" w:sz="0" w:space="0" w:color="auto"/>
              </w:divBdr>
            </w:div>
          </w:divsChild>
        </w:div>
        <w:div w:id="70347898">
          <w:marLeft w:val="0"/>
          <w:marRight w:val="0"/>
          <w:marTop w:val="0"/>
          <w:marBottom w:val="0"/>
          <w:divBdr>
            <w:top w:val="none" w:sz="0" w:space="0" w:color="auto"/>
            <w:left w:val="none" w:sz="0" w:space="0" w:color="auto"/>
            <w:bottom w:val="none" w:sz="0" w:space="0" w:color="auto"/>
            <w:right w:val="none" w:sz="0" w:space="0" w:color="auto"/>
          </w:divBdr>
        </w:div>
        <w:div w:id="342708075">
          <w:marLeft w:val="0"/>
          <w:marRight w:val="0"/>
          <w:marTop w:val="0"/>
          <w:marBottom w:val="0"/>
          <w:divBdr>
            <w:top w:val="none" w:sz="0" w:space="0" w:color="auto"/>
            <w:left w:val="none" w:sz="0" w:space="0" w:color="auto"/>
            <w:bottom w:val="none" w:sz="0" w:space="0" w:color="auto"/>
            <w:right w:val="none" w:sz="0" w:space="0" w:color="auto"/>
          </w:divBdr>
          <w:divsChild>
            <w:div w:id="793059461">
              <w:marLeft w:val="0"/>
              <w:marRight w:val="0"/>
              <w:marTop w:val="0"/>
              <w:marBottom w:val="0"/>
              <w:divBdr>
                <w:top w:val="none" w:sz="0" w:space="0" w:color="auto"/>
                <w:left w:val="none" w:sz="0" w:space="0" w:color="auto"/>
                <w:bottom w:val="none" w:sz="0" w:space="0" w:color="auto"/>
                <w:right w:val="none" w:sz="0" w:space="0" w:color="auto"/>
              </w:divBdr>
            </w:div>
          </w:divsChild>
        </w:div>
        <w:div w:id="1232227875">
          <w:marLeft w:val="0"/>
          <w:marRight w:val="0"/>
          <w:marTop w:val="0"/>
          <w:marBottom w:val="0"/>
          <w:divBdr>
            <w:top w:val="none" w:sz="0" w:space="0" w:color="auto"/>
            <w:left w:val="none" w:sz="0" w:space="0" w:color="auto"/>
            <w:bottom w:val="none" w:sz="0" w:space="0" w:color="auto"/>
            <w:right w:val="none" w:sz="0" w:space="0" w:color="auto"/>
          </w:divBdr>
          <w:divsChild>
            <w:div w:id="2782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12172">
      <w:bodyDiv w:val="1"/>
      <w:marLeft w:val="0"/>
      <w:marRight w:val="0"/>
      <w:marTop w:val="0"/>
      <w:marBottom w:val="0"/>
      <w:divBdr>
        <w:top w:val="none" w:sz="0" w:space="0" w:color="auto"/>
        <w:left w:val="none" w:sz="0" w:space="0" w:color="auto"/>
        <w:bottom w:val="none" w:sz="0" w:space="0" w:color="auto"/>
        <w:right w:val="none" w:sz="0" w:space="0" w:color="auto"/>
      </w:divBdr>
      <w:divsChild>
        <w:div w:id="1624997313">
          <w:marLeft w:val="0"/>
          <w:marRight w:val="0"/>
          <w:marTop w:val="0"/>
          <w:marBottom w:val="0"/>
          <w:divBdr>
            <w:top w:val="none" w:sz="0" w:space="0" w:color="auto"/>
            <w:left w:val="none" w:sz="0" w:space="0" w:color="auto"/>
            <w:bottom w:val="none" w:sz="0" w:space="0" w:color="auto"/>
            <w:right w:val="none" w:sz="0" w:space="0" w:color="auto"/>
          </w:divBdr>
          <w:divsChild>
            <w:div w:id="1812625459">
              <w:marLeft w:val="0"/>
              <w:marRight w:val="0"/>
              <w:marTop w:val="0"/>
              <w:marBottom w:val="0"/>
              <w:divBdr>
                <w:top w:val="none" w:sz="0" w:space="0" w:color="auto"/>
                <w:left w:val="none" w:sz="0" w:space="0" w:color="auto"/>
                <w:bottom w:val="none" w:sz="0" w:space="0" w:color="auto"/>
                <w:right w:val="none" w:sz="0" w:space="0" w:color="auto"/>
              </w:divBdr>
            </w:div>
          </w:divsChild>
        </w:div>
        <w:div w:id="1378629761">
          <w:marLeft w:val="0"/>
          <w:marRight w:val="0"/>
          <w:marTop w:val="0"/>
          <w:marBottom w:val="0"/>
          <w:divBdr>
            <w:top w:val="none" w:sz="0" w:space="0" w:color="auto"/>
            <w:left w:val="none" w:sz="0" w:space="0" w:color="auto"/>
            <w:bottom w:val="none" w:sz="0" w:space="0" w:color="auto"/>
            <w:right w:val="none" w:sz="0" w:space="0" w:color="auto"/>
          </w:divBdr>
          <w:divsChild>
            <w:div w:id="521358877">
              <w:marLeft w:val="0"/>
              <w:marRight w:val="0"/>
              <w:marTop w:val="0"/>
              <w:marBottom w:val="0"/>
              <w:divBdr>
                <w:top w:val="none" w:sz="0" w:space="0" w:color="auto"/>
                <w:left w:val="none" w:sz="0" w:space="0" w:color="auto"/>
                <w:bottom w:val="none" w:sz="0" w:space="0" w:color="auto"/>
                <w:right w:val="none" w:sz="0" w:space="0" w:color="auto"/>
              </w:divBdr>
              <w:divsChild>
                <w:div w:id="157924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071851">
      <w:bodyDiv w:val="1"/>
      <w:marLeft w:val="0"/>
      <w:marRight w:val="0"/>
      <w:marTop w:val="0"/>
      <w:marBottom w:val="0"/>
      <w:divBdr>
        <w:top w:val="none" w:sz="0" w:space="0" w:color="auto"/>
        <w:left w:val="none" w:sz="0" w:space="0" w:color="auto"/>
        <w:bottom w:val="none" w:sz="0" w:space="0" w:color="auto"/>
        <w:right w:val="none" w:sz="0" w:space="0" w:color="auto"/>
      </w:divBdr>
      <w:divsChild>
        <w:div w:id="390272453">
          <w:marLeft w:val="0"/>
          <w:marRight w:val="0"/>
          <w:marTop w:val="0"/>
          <w:marBottom w:val="0"/>
          <w:divBdr>
            <w:top w:val="none" w:sz="0" w:space="0" w:color="auto"/>
            <w:left w:val="none" w:sz="0" w:space="0" w:color="auto"/>
            <w:bottom w:val="none" w:sz="0" w:space="0" w:color="auto"/>
            <w:right w:val="none" w:sz="0" w:space="0" w:color="auto"/>
          </w:divBdr>
          <w:divsChild>
            <w:div w:id="1865438388">
              <w:marLeft w:val="0"/>
              <w:marRight w:val="0"/>
              <w:marTop w:val="0"/>
              <w:marBottom w:val="0"/>
              <w:divBdr>
                <w:top w:val="none" w:sz="0" w:space="0" w:color="auto"/>
                <w:left w:val="none" w:sz="0" w:space="0" w:color="auto"/>
                <w:bottom w:val="none" w:sz="0" w:space="0" w:color="auto"/>
                <w:right w:val="none" w:sz="0" w:space="0" w:color="auto"/>
              </w:divBdr>
            </w:div>
          </w:divsChild>
        </w:div>
        <w:div w:id="1710912735">
          <w:marLeft w:val="0"/>
          <w:marRight w:val="0"/>
          <w:marTop w:val="0"/>
          <w:marBottom w:val="0"/>
          <w:divBdr>
            <w:top w:val="none" w:sz="0" w:space="0" w:color="auto"/>
            <w:left w:val="none" w:sz="0" w:space="0" w:color="auto"/>
            <w:bottom w:val="none" w:sz="0" w:space="0" w:color="auto"/>
            <w:right w:val="none" w:sz="0" w:space="0" w:color="auto"/>
          </w:divBdr>
          <w:divsChild>
            <w:div w:id="1458720686">
              <w:marLeft w:val="0"/>
              <w:marRight w:val="0"/>
              <w:marTop w:val="0"/>
              <w:marBottom w:val="0"/>
              <w:divBdr>
                <w:top w:val="none" w:sz="0" w:space="0" w:color="auto"/>
                <w:left w:val="none" w:sz="0" w:space="0" w:color="auto"/>
                <w:bottom w:val="none" w:sz="0" w:space="0" w:color="auto"/>
                <w:right w:val="none" w:sz="0" w:space="0" w:color="auto"/>
              </w:divBdr>
              <w:divsChild>
                <w:div w:id="986589079">
                  <w:marLeft w:val="0"/>
                  <w:marRight w:val="0"/>
                  <w:marTop w:val="0"/>
                  <w:marBottom w:val="0"/>
                  <w:divBdr>
                    <w:top w:val="none" w:sz="0" w:space="0" w:color="auto"/>
                    <w:left w:val="none" w:sz="0" w:space="0" w:color="auto"/>
                    <w:bottom w:val="none" w:sz="0" w:space="0" w:color="auto"/>
                    <w:right w:val="none" w:sz="0" w:space="0" w:color="auto"/>
                  </w:divBdr>
                  <w:divsChild>
                    <w:div w:id="385224724">
                      <w:marLeft w:val="0"/>
                      <w:marRight w:val="0"/>
                      <w:marTop w:val="0"/>
                      <w:marBottom w:val="0"/>
                      <w:divBdr>
                        <w:top w:val="none" w:sz="0" w:space="0" w:color="auto"/>
                        <w:left w:val="none" w:sz="0" w:space="0" w:color="auto"/>
                        <w:bottom w:val="none" w:sz="0" w:space="0" w:color="auto"/>
                        <w:right w:val="none" w:sz="0" w:space="0" w:color="auto"/>
                      </w:divBdr>
                      <w:divsChild>
                        <w:div w:id="1533574961">
                          <w:marLeft w:val="0"/>
                          <w:marRight w:val="0"/>
                          <w:marTop w:val="0"/>
                          <w:marBottom w:val="0"/>
                          <w:divBdr>
                            <w:top w:val="none" w:sz="0" w:space="0" w:color="auto"/>
                            <w:left w:val="none" w:sz="0" w:space="0" w:color="auto"/>
                            <w:bottom w:val="none" w:sz="0" w:space="0" w:color="auto"/>
                            <w:right w:val="none" w:sz="0" w:space="0" w:color="auto"/>
                          </w:divBdr>
                        </w:div>
                      </w:divsChild>
                    </w:div>
                    <w:div w:id="38214603">
                      <w:marLeft w:val="0"/>
                      <w:marRight w:val="0"/>
                      <w:marTop w:val="0"/>
                      <w:marBottom w:val="0"/>
                      <w:divBdr>
                        <w:top w:val="none" w:sz="0" w:space="0" w:color="auto"/>
                        <w:left w:val="none" w:sz="0" w:space="0" w:color="auto"/>
                        <w:bottom w:val="none" w:sz="0" w:space="0" w:color="auto"/>
                        <w:right w:val="none" w:sz="0" w:space="0" w:color="auto"/>
                      </w:divBdr>
                      <w:divsChild>
                        <w:div w:id="2638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086884">
          <w:marLeft w:val="0"/>
          <w:marRight w:val="0"/>
          <w:marTop w:val="0"/>
          <w:marBottom w:val="0"/>
          <w:divBdr>
            <w:top w:val="none" w:sz="0" w:space="0" w:color="auto"/>
            <w:left w:val="none" w:sz="0" w:space="0" w:color="auto"/>
            <w:bottom w:val="none" w:sz="0" w:space="0" w:color="auto"/>
            <w:right w:val="none" w:sz="0" w:space="0" w:color="auto"/>
          </w:divBdr>
        </w:div>
        <w:div w:id="776566067">
          <w:marLeft w:val="0"/>
          <w:marRight w:val="0"/>
          <w:marTop w:val="0"/>
          <w:marBottom w:val="0"/>
          <w:divBdr>
            <w:top w:val="none" w:sz="0" w:space="0" w:color="auto"/>
            <w:left w:val="none" w:sz="0" w:space="0" w:color="auto"/>
            <w:bottom w:val="none" w:sz="0" w:space="0" w:color="auto"/>
            <w:right w:val="none" w:sz="0" w:space="0" w:color="auto"/>
          </w:divBdr>
          <w:divsChild>
            <w:div w:id="161899224">
              <w:marLeft w:val="0"/>
              <w:marRight w:val="0"/>
              <w:marTop w:val="0"/>
              <w:marBottom w:val="0"/>
              <w:divBdr>
                <w:top w:val="none" w:sz="0" w:space="0" w:color="auto"/>
                <w:left w:val="none" w:sz="0" w:space="0" w:color="auto"/>
                <w:bottom w:val="none" w:sz="0" w:space="0" w:color="auto"/>
                <w:right w:val="none" w:sz="0" w:space="0" w:color="auto"/>
              </w:divBdr>
            </w:div>
          </w:divsChild>
        </w:div>
        <w:div w:id="1452091062">
          <w:marLeft w:val="0"/>
          <w:marRight w:val="0"/>
          <w:marTop w:val="0"/>
          <w:marBottom w:val="0"/>
          <w:divBdr>
            <w:top w:val="none" w:sz="0" w:space="0" w:color="auto"/>
            <w:left w:val="none" w:sz="0" w:space="0" w:color="auto"/>
            <w:bottom w:val="none" w:sz="0" w:space="0" w:color="auto"/>
            <w:right w:val="none" w:sz="0" w:space="0" w:color="auto"/>
          </w:divBdr>
        </w:div>
        <w:div w:id="1515338038">
          <w:marLeft w:val="0"/>
          <w:marRight w:val="0"/>
          <w:marTop w:val="0"/>
          <w:marBottom w:val="0"/>
          <w:divBdr>
            <w:top w:val="none" w:sz="0" w:space="0" w:color="auto"/>
            <w:left w:val="none" w:sz="0" w:space="0" w:color="auto"/>
            <w:bottom w:val="none" w:sz="0" w:space="0" w:color="auto"/>
            <w:right w:val="none" w:sz="0" w:space="0" w:color="auto"/>
          </w:divBdr>
          <w:divsChild>
            <w:div w:id="892693437">
              <w:marLeft w:val="0"/>
              <w:marRight w:val="0"/>
              <w:marTop w:val="0"/>
              <w:marBottom w:val="0"/>
              <w:divBdr>
                <w:top w:val="none" w:sz="0" w:space="0" w:color="auto"/>
                <w:left w:val="none" w:sz="0" w:space="0" w:color="auto"/>
                <w:bottom w:val="none" w:sz="0" w:space="0" w:color="auto"/>
                <w:right w:val="none" w:sz="0" w:space="0" w:color="auto"/>
              </w:divBdr>
            </w:div>
          </w:divsChild>
        </w:div>
        <w:div w:id="1635716391">
          <w:marLeft w:val="0"/>
          <w:marRight w:val="0"/>
          <w:marTop w:val="0"/>
          <w:marBottom w:val="0"/>
          <w:divBdr>
            <w:top w:val="none" w:sz="0" w:space="0" w:color="auto"/>
            <w:left w:val="none" w:sz="0" w:space="0" w:color="auto"/>
            <w:bottom w:val="none" w:sz="0" w:space="0" w:color="auto"/>
            <w:right w:val="none" w:sz="0" w:space="0" w:color="auto"/>
          </w:divBdr>
          <w:divsChild>
            <w:div w:id="1706444944">
              <w:marLeft w:val="0"/>
              <w:marRight w:val="0"/>
              <w:marTop w:val="0"/>
              <w:marBottom w:val="0"/>
              <w:divBdr>
                <w:top w:val="none" w:sz="0" w:space="0" w:color="auto"/>
                <w:left w:val="none" w:sz="0" w:space="0" w:color="auto"/>
                <w:bottom w:val="none" w:sz="0" w:space="0" w:color="auto"/>
                <w:right w:val="none" w:sz="0" w:space="0" w:color="auto"/>
              </w:divBdr>
            </w:div>
          </w:divsChild>
        </w:div>
        <w:div w:id="409159830">
          <w:marLeft w:val="0"/>
          <w:marRight w:val="0"/>
          <w:marTop w:val="0"/>
          <w:marBottom w:val="0"/>
          <w:divBdr>
            <w:top w:val="none" w:sz="0" w:space="0" w:color="auto"/>
            <w:left w:val="none" w:sz="0" w:space="0" w:color="auto"/>
            <w:bottom w:val="none" w:sz="0" w:space="0" w:color="auto"/>
            <w:right w:val="none" w:sz="0" w:space="0" w:color="auto"/>
          </w:divBdr>
        </w:div>
        <w:div w:id="1033118008">
          <w:marLeft w:val="0"/>
          <w:marRight w:val="0"/>
          <w:marTop w:val="0"/>
          <w:marBottom w:val="0"/>
          <w:divBdr>
            <w:top w:val="none" w:sz="0" w:space="0" w:color="auto"/>
            <w:left w:val="none" w:sz="0" w:space="0" w:color="auto"/>
            <w:bottom w:val="none" w:sz="0" w:space="0" w:color="auto"/>
            <w:right w:val="none" w:sz="0" w:space="0" w:color="auto"/>
          </w:divBdr>
          <w:divsChild>
            <w:div w:id="997540113">
              <w:marLeft w:val="0"/>
              <w:marRight w:val="0"/>
              <w:marTop w:val="0"/>
              <w:marBottom w:val="0"/>
              <w:divBdr>
                <w:top w:val="none" w:sz="0" w:space="0" w:color="auto"/>
                <w:left w:val="none" w:sz="0" w:space="0" w:color="auto"/>
                <w:bottom w:val="none" w:sz="0" w:space="0" w:color="auto"/>
                <w:right w:val="none" w:sz="0" w:space="0" w:color="auto"/>
              </w:divBdr>
            </w:div>
          </w:divsChild>
        </w:div>
        <w:div w:id="74087329">
          <w:marLeft w:val="0"/>
          <w:marRight w:val="0"/>
          <w:marTop w:val="0"/>
          <w:marBottom w:val="0"/>
          <w:divBdr>
            <w:top w:val="none" w:sz="0" w:space="0" w:color="auto"/>
            <w:left w:val="none" w:sz="0" w:space="0" w:color="auto"/>
            <w:bottom w:val="none" w:sz="0" w:space="0" w:color="auto"/>
            <w:right w:val="none" w:sz="0" w:space="0" w:color="auto"/>
          </w:divBdr>
          <w:divsChild>
            <w:div w:id="1764717159">
              <w:marLeft w:val="0"/>
              <w:marRight w:val="0"/>
              <w:marTop w:val="0"/>
              <w:marBottom w:val="0"/>
              <w:divBdr>
                <w:top w:val="none" w:sz="0" w:space="0" w:color="auto"/>
                <w:left w:val="none" w:sz="0" w:space="0" w:color="auto"/>
                <w:bottom w:val="none" w:sz="0" w:space="0" w:color="auto"/>
                <w:right w:val="none" w:sz="0" w:space="0" w:color="auto"/>
              </w:divBdr>
            </w:div>
          </w:divsChild>
        </w:div>
        <w:div w:id="2023895430">
          <w:marLeft w:val="0"/>
          <w:marRight w:val="0"/>
          <w:marTop w:val="0"/>
          <w:marBottom w:val="0"/>
          <w:divBdr>
            <w:top w:val="none" w:sz="0" w:space="0" w:color="auto"/>
            <w:left w:val="none" w:sz="0" w:space="0" w:color="auto"/>
            <w:bottom w:val="none" w:sz="0" w:space="0" w:color="auto"/>
            <w:right w:val="none" w:sz="0" w:space="0" w:color="auto"/>
          </w:divBdr>
          <w:divsChild>
            <w:div w:id="2123256497">
              <w:marLeft w:val="0"/>
              <w:marRight w:val="0"/>
              <w:marTop w:val="0"/>
              <w:marBottom w:val="0"/>
              <w:divBdr>
                <w:top w:val="none" w:sz="0" w:space="0" w:color="auto"/>
                <w:left w:val="none" w:sz="0" w:space="0" w:color="auto"/>
                <w:bottom w:val="none" w:sz="0" w:space="0" w:color="auto"/>
                <w:right w:val="none" w:sz="0" w:space="0" w:color="auto"/>
              </w:divBdr>
            </w:div>
          </w:divsChild>
        </w:div>
        <w:div w:id="55128298">
          <w:marLeft w:val="0"/>
          <w:marRight w:val="0"/>
          <w:marTop w:val="0"/>
          <w:marBottom w:val="0"/>
          <w:divBdr>
            <w:top w:val="none" w:sz="0" w:space="0" w:color="auto"/>
            <w:left w:val="none" w:sz="0" w:space="0" w:color="auto"/>
            <w:bottom w:val="none" w:sz="0" w:space="0" w:color="auto"/>
            <w:right w:val="none" w:sz="0" w:space="0" w:color="auto"/>
          </w:divBdr>
        </w:div>
        <w:div w:id="582184059">
          <w:marLeft w:val="0"/>
          <w:marRight w:val="0"/>
          <w:marTop w:val="0"/>
          <w:marBottom w:val="0"/>
          <w:divBdr>
            <w:top w:val="none" w:sz="0" w:space="0" w:color="auto"/>
            <w:left w:val="none" w:sz="0" w:space="0" w:color="auto"/>
            <w:bottom w:val="none" w:sz="0" w:space="0" w:color="auto"/>
            <w:right w:val="none" w:sz="0" w:space="0" w:color="auto"/>
          </w:divBdr>
          <w:divsChild>
            <w:div w:id="675501817">
              <w:marLeft w:val="0"/>
              <w:marRight w:val="0"/>
              <w:marTop w:val="0"/>
              <w:marBottom w:val="0"/>
              <w:divBdr>
                <w:top w:val="none" w:sz="0" w:space="0" w:color="auto"/>
                <w:left w:val="none" w:sz="0" w:space="0" w:color="auto"/>
                <w:bottom w:val="none" w:sz="0" w:space="0" w:color="auto"/>
                <w:right w:val="none" w:sz="0" w:space="0" w:color="auto"/>
              </w:divBdr>
            </w:div>
          </w:divsChild>
        </w:div>
        <w:div w:id="1646739516">
          <w:marLeft w:val="0"/>
          <w:marRight w:val="0"/>
          <w:marTop w:val="0"/>
          <w:marBottom w:val="0"/>
          <w:divBdr>
            <w:top w:val="none" w:sz="0" w:space="0" w:color="auto"/>
            <w:left w:val="none" w:sz="0" w:space="0" w:color="auto"/>
            <w:bottom w:val="none" w:sz="0" w:space="0" w:color="auto"/>
            <w:right w:val="none" w:sz="0" w:space="0" w:color="auto"/>
          </w:divBdr>
          <w:divsChild>
            <w:div w:id="1337155326">
              <w:marLeft w:val="0"/>
              <w:marRight w:val="0"/>
              <w:marTop w:val="0"/>
              <w:marBottom w:val="0"/>
              <w:divBdr>
                <w:top w:val="none" w:sz="0" w:space="0" w:color="auto"/>
                <w:left w:val="none" w:sz="0" w:space="0" w:color="auto"/>
                <w:bottom w:val="none" w:sz="0" w:space="0" w:color="auto"/>
                <w:right w:val="none" w:sz="0" w:space="0" w:color="auto"/>
              </w:divBdr>
            </w:div>
          </w:divsChild>
        </w:div>
        <w:div w:id="1420373458">
          <w:marLeft w:val="0"/>
          <w:marRight w:val="0"/>
          <w:marTop w:val="0"/>
          <w:marBottom w:val="0"/>
          <w:divBdr>
            <w:top w:val="none" w:sz="0" w:space="0" w:color="auto"/>
            <w:left w:val="none" w:sz="0" w:space="0" w:color="auto"/>
            <w:bottom w:val="none" w:sz="0" w:space="0" w:color="auto"/>
            <w:right w:val="none" w:sz="0" w:space="0" w:color="auto"/>
          </w:divBdr>
          <w:divsChild>
            <w:div w:id="665017022">
              <w:marLeft w:val="0"/>
              <w:marRight w:val="0"/>
              <w:marTop w:val="0"/>
              <w:marBottom w:val="0"/>
              <w:divBdr>
                <w:top w:val="none" w:sz="0" w:space="0" w:color="auto"/>
                <w:left w:val="none" w:sz="0" w:space="0" w:color="auto"/>
                <w:bottom w:val="none" w:sz="0" w:space="0" w:color="auto"/>
                <w:right w:val="none" w:sz="0" w:space="0" w:color="auto"/>
              </w:divBdr>
            </w:div>
          </w:divsChild>
        </w:div>
        <w:div w:id="1980333216">
          <w:marLeft w:val="0"/>
          <w:marRight w:val="0"/>
          <w:marTop w:val="0"/>
          <w:marBottom w:val="0"/>
          <w:divBdr>
            <w:top w:val="none" w:sz="0" w:space="0" w:color="auto"/>
            <w:left w:val="none" w:sz="0" w:space="0" w:color="auto"/>
            <w:bottom w:val="none" w:sz="0" w:space="0" w:color="auto"/>
            <w:right w:val="none" w:sz="0" w:space="0" w:color="auto"/>
          </w:divBdr>
          <w:divsChild>
            <w:div w:id="1946304783">
              <w:marLeft w:val="0"/>
              <w:marRight w:val="0"/>
              <w:marTop w:val="0"/>
              <w:marBottom w:val="0"/>
              <w:divBdr>
                <w:top w:val="none" w:sz="0" w:space="0" w:color="auto"/>
                <w:left w:val="none" w:sz="0" w:space="0" w:color="auto"/>
                <w:bottom w:val="none" w:sz="0" w:space="0" w:color="auto"/>
                <w:right w:val="none" w:sz="0" w:space="0" w:color="auto"/>
              </w:divBdr>
            </w:div>
          </w:divsChild>
        </w:div>
        <w:div w:id="1650743061">
          <w:marLeft w:val="0"/>
          <w:marRight w:val="0"/>
          <w:marTop w:val="0"/>
          <w:marBottom w:val="0"/>
          <w:divBdr>
            <w:top w:val="none" w:sz="0" w:space="0" w:color="auto"/>
            <w:left w:val="none" w:sz="0" w:space="0" w:color="auto"/>
            <w:bottom w:val="none" w:sz="0" w:space="0" w:color="auto"/>
            <w:right w:val="none" w:sz="0" w:space="0" w:color="auto"/>
          </w:divBdr>
          <w:divsChild>
            <w:div w:id="851181934">
              <w:marLeft w:val="0"/>
              <w:marRight w:val="0"/>
              <w:marTop w:val="0"/>
              <w:marBottom w:val="0"/>
              <w:divBdr>
                <w:top w:val="none" w:sz="0" w:space="0" w:color="auto"/>
                <w:left w:val="none" w:sz="0" w:space="0" w:color="auto"/>
                <w:bottom w:val="none" w:sz="0" w:space="0" w:color="auto"/>
                <w:right w:val="none" w:sz="0" w:space="0" w:color="auto"/>
              </w:divBdr>
            </w:div>
          </w:divsChild>
        </w:div>
        <w:div w:id="1810441713">
          <w:marLeft w:val="0"/>
          <w:marRight w:val="0"/>
          <w:marTop w:val="0"/>
          <w:marBottom w:val="0"/>
          <w:divBdr>
            <w:top w:val="none" w:sz="0" w:space="0" w:color="auto"/>
            <w:left w:val="none" w:sz="0" w:space="0" w:color="auto"/>
            <w:bottom w:val="none" w:sz="0" w:space="0" w:color="auto"/>
            <w:right w:val="none" w:sz="0" w:space="0" w:color="auto"/>
          </w:divBdr>
          <w:divsChild>
            <w:div w:id="1542210758">
              <w:marLeft w:val="0"/>
              <w:marRight w:val="0"/>
              <w:marTop w:val="0"/>
              <w:marBottom w:val="0"/>
              <w:divBdr>
                <w:top w:val="none" w:sz="0" w:space="0" w:color="auto"/>
                <w:left w:val="none" w:sz="0" w:space="0" w:color="auto"/>
                <w:bottom w:val="none" w:sz="0" w:space="0" w:color="auto"/>
                <w:right w:val="none" w:sz="0" w:space="0" w:color="auto"/>
              </w:divBdr>
            </w:div>
          </w:divsChild>
        </w:div>
        <w:div w:id="741224063">
          <w:marLeft w:val="0"/>
          <w:marRight w:val="0"/>
          <w:marTop w:val="0"/>
          <w:marBottom w:val="0"/>
          <w:divBdr>
            <w:top w:val="none" w:sz="0" w:space="0" w:color="auto"/>
            <w:left w:val="none" w:sz="0" w:space="0" w:color="auto"/>
            <w:bottom w:val="none" w:sz="0" w:space="0" w:color="auto"/>
            <w:right w:val="none" w:sz="0" w:space="0" w:color="auto"/>
          </w:divBdr>
        </w:div>
        <w:div w:id="954168708">
          <w:marLeft w:val="0"/>
          <w:marRight w:val="0"/>
          <w:marTop w:val="0"/>
          <w:marBottom w:val="0"/>
          <w:divBdr>
            <w:top w:val="none" w:sz="0" w:space="0" w:color="auto"/>
            <w:left w:val="none" w:sz="0" w:space="0" w:color="auto"/>
            <w:bottom w:val="none" w:sz="0" w:space="0" w:color="auto"/>
            <w:right w:val="none" w:sz="0" w:space="0" w:color="auto"/>
          </w:divBdr>
          <w:divsChild>
            <w:div w:id="1607813910">
              <w:marLeft w:val="0"/>
              <w:marRight w:val="0"/>
              <w:marTop w:val="0"/>
              <w:marBottom w:val="0"/>
              <w:divBdr>
                <w:top w:val="none" w:sz="0" w:space="0" w:color="auto"/>
                <w:left w:val="none" w:sz="0" w:space="0" w:color="auto"/>
                <w:bottom w:val="none" w:sz="0" w:space="0" w:color="auto"/>
                <w:right w:val="none" w:sz="0" w:space="0" w:color="auto"/>
              </w:divBdr>
            </w:div>
          </w:divsChild>
        </w:div>
        <w:div w:id="19552360">
          <w:marLeft w:val="0"/>
          <w:marRight w:val="0"/>
          <w:marTop w:val="0"/>
          <w:marBottom w:val="0"/>
          <w:divBdr>
            <w:top w:val="none" w:sz="0" w:space="0" w:color="auto"/>
            <w:left w:val="none" w:sz="0" w:space="0" w:color="auto"/>
            <w:bottom w:val="none" w:sz="0" w:space="0" w:color="auto"/>
            <w:right w:val="none" w:sz="0" w:space="0" w:color="auto"/>
          </w:divBdr>
        </w:div>
        <w:div w:id="683167103">
          <w:marLeft w:val="0"/>
          <w:marRight w:val="0"/>
          <w:marTop w:val="0"/>
          <w:marBottom w:val="0"/>
          <w:divBdr>
            <w:top w:val="none" w:sz="0" w:space="0" w:color="auto"/>
            <w:left w:val="none" w:sz="0" w:space="0" w:color="auto"/>
            <w:bottom w:val="none" w:sz="0" w:space="0" w:color="auto"/>
            <w:right w:val="none" w:sz="0" w:space="0" w:color="auto"/>
          </w:divBdr>
          <w:divsChild>
            <w:div w:id="916012875">
              <w:marLeft w:val="0"/>
              <w:marRight w:val="0"/>
              <w:marTop w:val="0"/>
              <w:marBottom w:val="0"/>
              <w:divBdr>
                <w:top w:val="none" w:sz="0" w:space="0" w:color="auto"/>
                <w:left w:val="none" w:sz="0" w:space="0" w:color="auto"/>
                <w:bottom w:val="none" w:sz="0" w:space="0" w:color="auto"/>
                <w:right w:val="none" w:sz="0" w:space="0" w:color="auto"/>
              </w:divBdr>
            </w:div>
          </w:divsChild>
        </w:div>
        <w:div w:id="1889031358">
          <w:marLeft w:val="0"/>
          <w:marRight w:val="0"/>
          <w:marTop w:val="0"/>
          <w:marBottom w:val="0"/>
          <w:divBdr>
            <w:top w:val="none" w:sz="0" w:space="0" w:color="auto"/>
            <w:left w:val="none" w:sz="0" w:space="0" w:color="auto"/>
            <w:bottom w:val="none" w:sz="0" w:space="0" w:color="auto"/>
            <w:right w:val="none" w:sz="0" w:space="0" w:color="auto"/>
          </w:divBdr>
          <w:divsChild>
            <w:div w:id="398747495">
              <w:marLeft w:val="0"/>
              <w:marRight w:val="0"/>
              <w:marTop w:val="0"/>
              <w:marBottom w:val="0"/>
              <w:divBdr>
                <w:top w:val="none" w:sz="0" w:space="0" w:color="auto"/>
                <w:left w:val="none" w:sz="0" w:space="0" w:color="auto"/>
                <w:bottom w:val="none" w:sz="0" w:space="0" w:color="auto"/>
                <w:right w:val="none" w:sz="0" w:space="0" w:color="auto"/>
              </w:divBdr>
            </w:div>
          </w:divsChild>
        </w:div>
        <w:div w:id="561872288">
          <w:marLeft w:val="0"/>
          <w:marRight w:val="0"/>
          <w:marTop w:val="0"/>
          <w:marBottom w:val="0"/>
          <w:divBdr>
            <w:top w:val="none" w:sz="0" w:space="0" w:color="auto"/>
            <w:left w:val="none" w:sz="0" w:space="0" w:color="auto"/>
            <w:bottom w:val="none" w:sz="0" w:space="0" w:color="auto"/>
            <w:right w:val="none" w:sz="0" w:space="0" w:color="auto"/>
          </w:divBdr>
          <w:divsChild>
            <w:div w:id="187913186">
              <w:marLeft w:val="0"/>
              <w:marRight w:val="0"/>
              <w:marTop w:val="0"/>
              <w:marBottom w:val="0"/>
              <w:divBdr>
                <w:top w:val="none" w:sz="0" w:space="0" w:color="auto"/>
                <w:left w:val="none" w:sz="0" w:space="0" w:color="auto"/>
                <w:bottom w:val="none" w:sz="0" w:space="0" w:color="auto"/>
                <w:right w:val="none" w:sz="0" w:space="0" w:color="auto"/>
              </w:divBdr>
            </w:div>
          </w:divsChild>
        </w:div>
        <w:div w:id="404036687">
          <w:marLeft w:val="0"/>
          <w:marRight w:val="0"/>
          <w:marTop w:val="0"/>
          <w:marBottom w:val="0"/>
          <w:divBdr>
            <w:top w:val="none" w:sz="0" w:space="0" w:color="auto"/>
            <w:left w:val="none" w:sz="0" w:space="0" w:color="auto"/>
            <w:bottom w:val="none" w:sz="0" w:space="0" w:color="auto"/>
            <w:right w:val="none" w:sz="0" w:space="0" w:color="auto"/>
          </w:divBdr>
        </w:div>
        <w:div w:id="429662009">
          <w:marLeft w:val="0"/>
          <w:marRight w:val="0"/>
          <w:marTop w:val="0"/>
          <w:marBottom w:val="0"/>
          <w:divBdr>
            <w:top w:val="none" w:sz="0" w:space="0" w:color="auto"/>
            <w:left w:val="none" w:sz="0" w:space="0" w:color="auto"/>
            <w:bottom w:val="none" w:sz="0" w:space="0" w:color="auto"/>
            <w:right w:val="none" w:sz="0" w:space="0" w:color="auto"/>
          </w:divBdr>
          <w:divsChild>
            <w:div w:id="633756766">
              <w:marLeft w:val="0"/>
              <w:marRight w:val="0"/>
              <w:marTop w:val="0"/>
              <w:marBottom w:val="0"/>
              <w:divBdr>
                <w:top w:val="none" w:sz="0" w:space="0" w:color="auto"/>
                <w:left w:val="none" w:sz="0" w:space="0" w:color="auto"/>
                <w:bottom w:val="none" w:sz="0" w:space="0" w:color="auto"/>
                <w:right w:val="none" w:sz="0" w:space="0" w:color="auto"/>
              </w:divBdr>
            </w:div>
          </w:divsChild>
        </w:div>
        <w:div w:id="67000852">
          <w:marLeft w:val="0"/>
          <w:marRight w:val="0"/>
          <w:marTop w:val="0"/>
          <w:marBottom w:val="0"/>
          <w:divBdr>
            <w:top w:val="none" w:sz="0" w:space="0" w:color="auto"/>
            <w:left w:val="none" w:sz="0" w:space="0" w:color="auto"/>
            <w:bottom w:val="none" w:sz="0" w:space="0" w:color="auto"/>
            <w:right w:val="none" w:sz="0" w:space="0" w:color="auto"/>
          </w:divBdr>
          <w:divsChild>
            <w:div w:id="1773671205">
              <w:marLeft w:val="0"/>
              <w:marRight w:val="0"/>
              <w:marTop w:val="0"/>
              <w:marBottom w:val="0"/>
              <w:divBdr>
                <w:top w:val="none" w:sz="0" w:space="0" w:color="auto"/>
                <w:left w:val="none" w:sz="0" w:space="0" w:color="auto"/>
                <w:bottom w:val="none" w:sz="0" w:space="0" w:color="auto"/>
                <w:right w:val="none" w:sz="0" w:space="0" w:color="auto"/>
              </w:divBdr>
            </w:div>
          </w:divsChild>
        </w:div>
        <w:div w:id="430517737">
          <w:marLeft w:val="0"/>
          <w:marRight w:val="0"/>
          <w:marTop w:val="0"/>
          <w:marBottom w:val="0"/>
          <w:divBdr>
            <w:top w:val="none" w:sz="0" w:space="0" w:color="auto"/>
            <w:left w:val="none" w:sz="0" w:space="0" w:color="auto"/>
            <w:bottom w:val="none" w:sz="0" w:space="0" w:color="auto"/>
            <w:right w:val="none" w:sz="0" w:space="0" w:color="auto"/>
          </w:divBdr>
          <w:divsChild>
            <w:div w:id="1627662172">
              <w:marLeft w:val="0"/>
              <w:marRight w:val="0"/>
              <w:marTop w:val="0"/>
              <w:marBottom w:val="0"/>
              <w:divBdr>
                <w:top w:val="none" w:sz="0" w:space="0" w:color="auto"/>
                <w:left w:val="none" w:sz="0" w:space="0" w:color="auto"/>
                <w:bottom w:val="none" w:sz="0" w:space="0" w:color="auto"/>
                <w:right w:val="none" w:sz="0" w:space="0" w:color="auto"/>
              </w:divBdr>
            </w:div>
          </w:divsChild>
        </w:div>
        <w:div w:id="50814260">
          <w:marLeft w:val="0"/>
          <w:marRight w:val="0"/>
          <w:marTop w:val="0"/>
          <w:marBottom w:val="0"/>
          <w:divBdr>
            <w:top w:val="none" w:sz="0" w:space="0" w:color="auto"/>
            <w:left w:val="none" w:sz="0" w:space="0" w:color="auto"/>
            <w:bottom w:val="none" w:sz="0" w:space="0" w:color="auto"/>
            <w:right w:val="none" w:sz="0" w:space="0" w:color="auto"/>
          </w:divBdr>
          <w:divsChild>
            <w:div w:id="1705516958">
              <w:marLeft w:val="0"/>
              <w:marRight w:val="0"/>
              <w:marTop w:val="0"/>
              <w:marBottom w:val="0"/>
              <w:divBdr>
                <w:top w:val="none" w:sz="0" w:space="0" w:color="auto"/>
                <w:left w:val="none" w:sz="0" w:space="0" w:color="auto"/>
                <w:bottom w:val="none" w:sz="0" w:space="0" w:color="auto"/>
                <w:right w:val="none" w:sz="0" w:space="0" w:color="auto"/>
              </w:divBdr>
            </w:div>
          </w:divsChild>
        </w:div>
        <w:div w:id="1124471278">
          <w:marLeft w:val="0"/>
          <w:marRight w:val="0"/>
          <w:marTop w:val="0"/>
          <w:marBottom w:val="0"/>
          <w:divBdr>
            <w:top w:val="none" w:sz="0" w:space="0" w:color="auto"/>
            <w:left w:val="none" w:sz="0" w:space="0" w:color="auto"/>
            <w:bottom w:val="none" w:sz="0" w:space="0" w:color="auto"/>
            <w:right w:val="none" w:sz="0" w:space="0" w:color="auto"/>
          </w:divBdr>
          <w:divsChild>
            <w:div w:id="6952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arkdownguide.org/basic-syntax/" TargetMode="External"/><Relationship Id="rId21" Type="http://schemas.openxmlformats.org/officeDocument/2006/relationships/hyperlink" Target="https://www.markdownguide.org" TargetMode="External"/><Relationship Id="rId42" Type="http://schemas.openxmlformats.org/officeDocument/2006/relationships/hyperlink" Target="https://www.markdownguide.org/basic-syntax/" TargetMode="External"/><Relationship Id="rId63" Type="http://schemas.openxmlformats.org/officeDocument/2006/relationships/hyperlink" Target="https://rmarkdown.rstudio.com/" TargetMode="External"/><Relationship Id="rId84" Type="http://schemas.openxmlformats.org/officeDocument/2006/relationships/hyperlink" Target="https://www.w3.org/International/tutorials/tutorial-char-enc/" TargetMode="External"/><Relationship Id="rId138" Type="http://schemas.openxmlformats.org/officeDocument/2006/relationships/theme" Target="theme/theme1.xml"/><Relationship Id="rId16" Type="http://schemas.openxmlformats.org/officeDocument/2006/relationships/hyperlink" Target="https://www.markdownguide.org" TargetMode="External"/><Relationship Id="rId107" Type="http://schemas.openxmlformats.org/officeDocument/2006/relationships/hyperlink" Target="https://stackoverflow.com/questions/4823468/comments-in-markdown" TargetMode="External"/><Relationship Id="rId11" Type="http://schemas.openxmlformats.org/officeDocument/2006/relationships/hyperlink" Target="https://www.markdownguide.org/extended-syntax/" TargetMode="External"/><Relationship Id="rId32" Type="http://schemas.openxmlformats.org/officeDocument/2006/relationships/hyperlink" Target="https://www.markdownguide.org/extended-syntax/" TargetMode="External"/><Relationship Id="rId37" Type="http://schemas.openxmlformats.org/officeDocument/2006/relationships/hyperlink" Target="https://www.markdownguide.org/basic-syntax/" TargetMode="External"/><Relationship Id="rId53" Type="http://schemas.openxmlformats.org/officeDocument/2006/relationships/hyperlink" Target="https://www.markdownguide.org/extended-syntax/" TargetMode="External"/><Relationship Id="rId58" Type="http://schemas.openxmlformats.org/officeDocument/2006/relationships/hyperlink" Target="https://www.markdownguide.org/basic-syntax" TargetMode="External"/><Relationship Id="rId74" Type="http://schemas.openxmlformats.org/officeDocument/2006/relationships/hyperlink" Target="https://www.markdownguide.org/basic-syntax/" TargetMode="External"/><Relationship Id="rId79" Type="http://schemas.openxmlformats.org/officeDocument/2006/relationships/hyperlink" Target="https://www.markdownguide.org/basic-syntax/" TargetMode="External"/><Relationship Id="rId102" Type="http://schemas.openxmlformats.org/officeDocument/2006/relationships/hyperlink" Target="https://www.markdownguide.org/extended-syntax/" TargetMode="External"/><Relationship Id="rId123" Type="http://schemas.openxmlformats.org/officeDocument/2006/relationships/hyperlink" Target="https://www.markdownguide.org/tools/markdeep/" TargetMode="External"/><Relationship Id="rId128" Type="http://schemas.openxmlformats.org/officeDocument/2006/relationships/hyperlink" Target="https://www.markdownguide.org/hacks/" TargetMode="External"/><Relationship Id="rId5" Type="http://schemas.openxmlformats.org/officeDocument/2006/relationships/hyperlink" Target="https://www.markdownguide.org/basic-syntax/" TargetMode="External"/><Relationship Id="rId90" Type="http://schemas.openxmlformats.org/officeDocument/2006/relationships/hyperlink" Target="https://www.markdownguide.org/basic-syntax/" TargetMode="External"/><Relationship Id="rId95" Type="http://schemas.openxmlformats.org/officeDocument/2006/relationships/hyperlink" Target="https://www.markdownguide.org/tools/bear/" TargetMode="External"/><Relationship Id="rId22" Type="http://schemas.openxmlformats.org/officeDocument/2006/relationships/hyperlink" Target="https://www.markdownguide.org/basic-syntax/" TargetMode="External"/><Relationship Id="rId27" Type="http://schemas.openxmlformats.org/officeDocument/2006/relationships/hyperlink" Target="https://www.markdownguide.org/hacks/" TargetMode="External"/><Relationship Id="rId43" Type="http://schemas.openxmlformats.org/officeDocument/2006/relationships/hyperlink" Target="https://www.markdownguide.org/basic-syntax/" TargetMode="External"/><Relationship Id="rId48" Type="http://schemas.openxmlformats.org/officeDocument/2006/relationships/hyperlink" Target="https://www.markdownguide.org/extended-syntax/" TargetMode="External"/><Relationship Id="rId64" Type="http://schemas.openxmlformats.org/officeDocument/2006/relationships/hyperlink" Target="https://github.com/markdown/markdown.github.com/wiki/Implementations" TargetMode="External"/><Relationship Id="rId69" Type="http://schemas.openxmlformats.org/officeDocument/2006/relationships/hyperlink" Target="https://www.markdownguide.org/basic-syntax/" TargetMode="External"/><Relationship Id="rId113" Type="http://schemas.openxmlformats.org/officeDocument/2006/relationships/hyperlink" Target="https://www.markdownguide.org/basic-syntax/" TargetMode="External"/><Relationship Id="rId118" Type="http://schemas.openxmlformats.org/officeDocument/2006/relationships/hyperlink" Target="https://www.markdownguide.org/basic-syntax/" TargetMode="External"/><Relationship Id="rId134" Type="http://schemas.openxmlformats.org/officeDocument/2006/relationships/hyperlink" Target="https://www.markdownguide.org/basic-syntax/" TargetMode="External"/><Relationship Id="rId80" Type="http://schemas.openxmlformats.org/officeDocument/2006/relationships/hyperlink" Target="https://www.markdownguide.org/basic-syntax/" TargetMode="External"/><Relationship Id="rId85" Type="http://schemas.openxmlformats.org/officeDocument/2006/relationships/hyperlink" Target="https://gist.github.com/rxaviers/7360908" TargetMode="External"/><Relationship Id="rId12" Type="http://schemas.openxmlformats.org/officeDocument/2006/relationships/hyperlink" Target="https://duckduckgo.com" TargetMode="External"/><Relationship Id="rId17" Type="http://schemas.openxmlformats.org/officeDocument/2006/relationships/hyperlink" Target="mailto:fake@example.com" TargetMode="External"/><Relationship Id="rId33" Type="http://schemas.openxmlformats.org/officeDocument/2006/relationships/hyperlink" Target="https://www.markdownguide.org/hacks/" TargetMode="External"/><Relationship Id="rId38" Type="http://schemas.openxmlformats.org/officeDocument/2006/relationships/hyperlink" Target="https://www.markdownguide.org/basic-syntax/" TargetMode="External"/><Relationship Id="rId59" Type="http://schemas.openxmlformats.org/officeDocument/2006/relationships/hyperlink" Target="https://commonmark.org" TargetMode="External"/><Relationship Id="rId103" Type="http://schemas.openxmlformats.org/officeDocument/2006/relationships/hyperlink" Target="https://www.markdownguide.org/basic-syntax/" TargetMode="External"/><Relationship Id="rId108" Type="http://schemas.openxmlformats.org/officeDocument/2006/relationships/hyperlink" Target="https://www.markdownguide.org/tools/mkdocs/" TargetMode="External"/><Relationship Id="rId124" Type="http://schemas.openxmlformats.org/officeDocument/2006/relationships/hyperlink" Target="https://www.markdownguide.org/basic-syntax/" TargetMode="External"/><Relationship Id="rId129" Type="http://schemas.openxmlformats.org/officeDocument/2006/relationships/hyperlink" Target="https://www.markdownguide.org/hacks/" TargetMode="External"/><Relationship Id="rId54" Type="http://schemas.openxmlformats.org/officeDocument/2006/relationships/hyperlink" Target="https://www.markdownguide.org/extended-syntax/" TargetMode="External"/><Relationship Id="rId70" Type="http://schemas.openxmlformats.org/officeDocument/2006/relationships/hyperlink" Target="https://www.markdownguide.org/basic-syntax/" TargetMode="External"/><Relationship Id="rId75" Type="http://schemas.openxmlformats.org/officeDocument/2006/relationships/hyperlink" Target="https://www.markdownguide.org/extended-syntax/" TargetMode="External"/><Relationship Id="rId91" Type="http://schemas.openxmlformats.org/officeDocument/2006/relationships/hyperlink" Target="http://www.example.com" TargetMode="External"/><Relationship Id="rId96" Type="http://schemas.openxmlformats.org/officeDocument/2006/relationships/hyperlink" Target="https://www.markdownguide.org/tools/simplenote/" TargetMode="External"/><Relationship Id="rId1" Type="http://schemas.openxmlformats.org/officeDocument/2006/relationships/numbering" Target="numbering.xml"/><Relationship Id="rId6" Type="http://schemas.openxmlformats.org/officeDocument/2006/relationships/hyperlink" Target="https://www.markdownguide.org/hacks/" TargetMode="External"/><Relationship Id="rId23" Type="http://schemas.openxmlformats.org/officeDocument/2006/relationships/hyperlink" Target="https://www.markdownguide.org/basic-syntax/" TargetMode="External"/><Relationship Id="rId28" Type="http://schemas.openxmlformats.org/officeDocument/2006/relationships/hyperlink" Target="https://www.markdownguide.org/hacks/" TargetMode="External"/><Relationship Id="rId49" Type="http://schemas.openxmlformats.org/officeDocument/2006/relationships/hyperlink" Target="https://www.markdownguide.org/extended-syntax/" TargetMode="External"/><Relationship Id="rId114" Type="http://schemas.openxmlformats.org/officeDocument/2006/relationships/hyperlink" Target="https://www.markdownguide.org/basic-syntax/" TargetMode="External"/><Relationship Id="rId119" Type="http://schemas.openxmlformats.org/officeDocument/2006/relationships/hyperlink" Target="https://www.markdownguide.org" TargetMode="External"/><Relationship Id="rId44" Type="http://schemas.openxmlformats.org/officeDocument/2006/relationships/hyperlink" Target="https://www.markdownguide.org/basic-syntax/" TargetMode="External"/><Relationship Id="rId60" Type="http://schemas.openxmlformats.org/officeDocument/2006/relationships/hyperlink" Target="https://github.github.com/gfm/" TargetMode="External"/><Relationship Id="rId65" Type="http://schemas.openxmlformats.org/officeDocument/2006/relationships/hyperlink" Target="https://www.tablesgenerator.com/markdown_tables" TargetMode="External"/><Relationship Id="rId81" Type="http://schemas.openxmlformats.org/officeDocument/2006/relationships/hyperlink" Target="https://www.markdownguide.org/extended-syntax/" TargetMode="External"/><Relationship Id="rId86" Type="http://schemas.openxmlformats.org/officeDocument/2006/relationships/hyperlink" Target="https://www.markdownguide.org/basic-syntax/" TargetMode="External"/><Relationship Id="rId130" Type="http://schemas.openxmlformats.org/officeDocument/2006/relationships/hyperlink" Target="https://www.markdownguide.org/hacks/" TargetMode="External"/><Relationship Id="rId135" Type="http://schemas.openxmlformats.org/officeDocument/2006/relationships/hyperlink" Target="https://www.youtube.com/watch?v=PYCxct2e0zI" TargetMode="External"/><Relationship Id="rId13" Type="http://schemas.openxmlformats.org/officeDocument/2006/relationships/hyperlink" Target="https://www.markdownguide.org/extended-syntax/" TargetMode="External"/><Relationship Id="rId18" Type="http://schemas.openxmlformats.org/officeDocument/2006/relationships/hyperlink" Target="https://www.markdownguide.org/basic-syntax/" TargetMode="External"/><Relationship Id="rId39" Type="http://schemas.openxmlformats.org/officeDocument/2006/relationships/hyperlink" Target="https://www.markdownguide.org/basic-syntax/" TargetMode="External"/><Relationship Id="rId109" Type="http://schemas.openxmlformats.org/officeDocument/2006/relationships/hyperlink" Target="https://www.markdownguide.org/basic-syntax/" TargetMode="External"/><Relationship Id="rId34" Type="http://schemas.openxmlformats.org/officeDocument/2006/relationships/hyperlink" Target="https://www.markdownguide.org/basic-syntax" TargetMode="External"/><Relationship Id="rId50" Type="http://schemas.openxmlformats.org/officeDocument/2006/relationships/hyperlink" Target="https://www.markdownguide.org/extended-syntax/" TargetMode="External"/><Relationship Id="rId55" Type="http://schemas.openxmlformats.org/officeDocument/2006/relationships/hyperlink" Target="https://www.markdownguide.org/extended-syntax/" TargetMode="External"/><Relationship Id="rId76" Type="http://schemas.openxmlformats.org/officeDocument/2006/relationships/hyperlink" Target="https://www.markdownguide.org/extended-syntax/" TargetMode="External"/><Relationship Id="rId97" Type="http://schemas.openxmlformats.org/officeDocument/2006/relationships/hyperlink" Target="https://www.markdownguide.org/basic-syntax/" TargetMode="External"/><Relationship Id="rId104" Type="http://schemas.openxmlformats.org/officeDocument/2006/relationships/hyperlink" Target="https://developer.mozilla.org/en-US/docs/Web/HTML/Element/center" TargetMode="External"/><Relationship Id="rId120" Type="http://schemas.openxmlformats.org/officeDocument/2006/relationships/hyperlink" Target="https://www.markdownguide.org/basic-syntax/" TargetMode="External"/><Relationship Id="rId125" Type="http://schemas.openxmlformats.org/officeDocument/2006/relationships/hyperlink" Target="https://www.markdownguide.org/extended-syntax/" TargetMode="External"/><Relationship Id="rId7" Type="http://schemas.openxmlformats.org/officeDocument/2006/relationships/hyperlink" Target="https://www.markdownguide.org/basic-syntax/" TargetMode="External"/><Relationship Id="rId71" Type="http://schemas.openxmlformats.org/officeDocument/2006/relationships/hyperlink" Target="https://www.markdownguide.org/hacks/" TargetMode="External"/><Relationship Id="rId92" Type="http://schemas.openxmlformats.org/officeDocument/2006/relationships/hyperlink" Target="https://www.markdownguide.org/basic-syntax/" TargetMode="External"/><Relationship Id="rId2" Type="http://schemas.openxmlformats.org/officeDocument/2006/relationships/styles" Target="styles.xml"/><Relationship Id="rId29" Type="http://schemas.openxmlformats.org/officeDocument/2006/relationships/hyperlink" Target="https://www.flickr.com/photos/beaurogers/31833779864/in/photolist-Qv3rFw-34mt9F-a9Cmfy-5Ha3Zi-9msKdv-o3hgjr-hWpUte-4WMsJ1-KUQ8N-deshUb-vssBD-6CQci6-8AFCiD-zsJWT-nNfsgB-dPDwZJ-bn9JGn-5HtSXY-6CUhAL-a4UTXB-ugPum-KUPSo-fBLNm-6CUmpy-4WMsc9-8a7D3T-83KJev-6CQ2bK-nNusHJ-a78rQH-nw3NvT-7aq2qf-8wwBso-3nNceh-ugSKP-4mh4kh-bbeeqH-a7biME-q3PtTf-brFpgb-cg38zw-bXMZc-nJPELD-f58Lmo-bXMYG-bz8AAi-bxNtNT-bXMYi-bXMY6-bXMYv" TargetMode="External"/><Relationship Id="rId24" Type="http://schemas.openxmlformats.org/officeDocument/2006/relationships/hyperlink" Target="https://en.wikipedia.org/wiki/Hobbit" TargetMode="External"/><Relationship Id="rId40" Type="http://schemas.openxmlformats.org/officeDocument/2006/relationships/hyperlink" Target="https://www.markdownguide.org/basic-syntax/" TargetMode="External"/><Relationship Id="rId45" Type="http://schemas.openxmlformats.org/officeDocument/2006/relationships/hyperlink" Target="https://www.markdownguide.org/basic-syntax/" TargetMode="External"/><Relationship Id="rId66" Type="http://schemas.openxmlformats.org/officeDocument/2006/relationships/hyperlink" Target="https://anywaydata.com" TargetMode="External"/><Relationship Id="rId87" Type="http://schemas.openxmlformats.org/officeDocument/2006/relationships/hyperlink" Target="https://www.markdownguide.org/extended-syntax/" TargetMode="External"/><Relationship Id="rId110" Type="http://schemas.openxmlformats.org/officeDocument/2006/relationships/hyperlink" Target="https://www.markdownguide.org/extended-syntax/" TargetMode="External"/><Relationship Id="rId115" Type="http://schemas.openxmlformats.org/officeDocument/2006/relationships/image" Target="media/image5.jpeg"/><Relationship Id="rId131" Type="http://schemas.openxmlformats.org/officeDocument/2006/relationships/hyperlink" Target="https://www.markdownguide.org/hacks/" TargetMode="External"/><Relationship Id="rId136" Type="http://schemas.openxmlformats.org/officeDocument/2006/relationships/image" Target="media/image6.jpeg"/><Relationship Id="rId61" Type="http://schemas.openxmlformats.org/officeDocument/2006/relationships/hyperlink" Target="https://michelf.ca/projects/php-markdown/extra/" TargetMode="External"/><Relationship Id="rId82" Type="http://schemas.openxmlformats.org/officeDocument/2006/relationships/image" Target="media/image4.png"/><Relationship Id="rId19" Type="http://schemas.openxmlformats.org/officeDocument/2006/relationships/hyperlink" Target="https://www.markdownguide.org/basic-syntax/" TargetMode="External"/><Relationship Id="rId14" Type="http://schemas.openxmlformats.org/officeDocument/2006/relationships/hyperlink" Target="https://www.markdownguide.org/hacks/" TargetMode="External"/><Relationship Id="rId30" Type="http://schemas.openxmlformats.org/officeDocument/2006/relationships/image" Target="media/image3.jpeg"/><Relationship Id="rId35" Type="http://schemas.openxmlformats.org/officeDocument/2006/relationships/hyperlink" Target="https://www.markdownguide.org/extended-syntax" TargetMode="External"/><Relationship Id="rId56" Type="http://schemas.openxmlformats.org/officeDocument/2006/relationships/hyperlink" Target="https://www.markdownguide.org/extended-syntax/" TargetMode="External"/><Relationship Id="rId77" Type="http://schemas.openxmlformats.org/officeDocument/2006/relationships/hyperlink" Target="https://www.markdownguide.org/extended-syntax/" TargetMode="External"/><Relationship Id="rId100" Type="http://schemas.openxmlformats.org/officeDocument/2006/relationships/hyperlink" Target="https://www.markdownguide.org/tools/ia-writer/" TargetMode="External"/><Relationship Id="rId105" Type="http://schemas.openxmlformats.org/officeDocument/2006/relationships/hyperlink" Target="https://www.markdownguide.org/basic-syntax/" TargetMode="External"/><Relationship Id="rId126" Type="http://schemas.openxmlformats.org/officeDocument/2006/relationships/hyperlink" Target="https://www.markdownguide.org/basic-syntax/" TargetMode="External"/><Relationship Id="rId8" Type="http://schemas.openxmlformats.org/officeDocument/2006/relationships/hyperlink" Target="https://www.markdownguide.org/basic-syntax/" TargetMode="External"/><Relationship Id="rId51" Type="http://schemas.openxmlformats.org/officeDocument/2006/relationships/hyperlink" Target="https://www.markdownguide.org/extended-syntax/" TargetMode="External"/><Relationship Id="rId72" Type="http://schemas.openxmlformats.org/officeDocument/2006/relationships/hyperlink" Target="https://www.markdownguide.org/hacks/" TargetMode="External"/><Relationship Id="rId93" Type="http://schemas.openxmlformats.org/officeDocument/2006/relationships/hyperlink" Target="https://www.markdownguide.org/basic-syntax/" TargetMode="External"/><Relationship Id="rId98" Type="http://schemas.openxmlformats.org/officeDocument/2006/relationships/hyperlink" Target="https://www.markdownguide.org/basic-syntax/" TargetMode="External"/><Relationship Id="rId121" Type="http://schemas.openxmlformats.org/officeDocument/2006/relationships/hyperlink" Target="https://en.wikipedia.org/wiki/List_of_XML_and_HTML_character_entity_references" TargetMode="External"/><Relationship Id="rId3" Type="http://schemas.openxmlformats.org/officeDocument/2006/relationships/settings" Target="settings.xml"/><Relationship Id="rId25" Type="http://schemas.openxmlformats.org/officeDocument/2006/relationships/hyperlink" Target="https://www.markdownguide.org/basic-syntax/" TargetMode="External"/><Relationship Id="rId46" Type="http://schemas.openxmlformats.org/officeDocument/2006/relationships/hyperlink" Target="https://www.markdownguide.org/extended-syntax/" TargetMode="External"/><Relationship Id="rId67" Type="http://schemas.openxmlformats.org/officeDocument/2006/relationships/hyperlink" Target="https://www.markdownguide.org/basic-syntax/" TargetMode="External"/><Relationship Id="rId116" Type="http://schemas.openxmlformats.org/officeDocument/2006/relationships/hyperlink" Target="https://www.markdownguide.org/basic-syntax/" TargetMode="External"/><Relationship Id="rId137" Type="http://schemas.openxmlformats.org/officeDocument/2006/relationships/fontTable" Target="fontTable.xml"/><Relationship Id="rId20" Type="http://schemas.openxmlformats.org/officeDocument/2006/relationships/hyperlink" Target="https://eff.org" TargetMode="External"/><Relationship Id="rId41" Type="http://schemas.openxmlformats.org/officeDocument/2006/relationships/hyperlink" Target="https://www.markdownguide.org/basic-syntax/" TargetMode="External"/><Relationship Id="rId62" Type="http://schemas.openxmlformats.org/officeDocument/2006/relationships/hyperlink" Target="https://fletcherpenney.net/multimarkdown/" TargetMode="External"/><Relationship Id="rId83" Type="http://schemas.openxmlformats.org/officeDocument/2006/relationships/hyperlink" Target="https://emojipedia.org/" TargetMode="External"/><Relationship Id="rId88" Type="http://schemas.openxmlformats.org/officeDocument/2006/relationships/hyperlink" Target="https://www.markdownguide.org/basic-syntax/" TargetMode="External"/><Relationship Id="rId111" Type="http://schemas.openxmlformats.org/officeDocument/2006/relationships/hyperlink" Target="https://www.markdownguide.org/basic-syntax/" TargetMode="External"/><Relationship Id="rId132" Type="http://schemas.openxmlformats.org/officeDocument/2006/relationships/hyperlink" Target="https://www.markdownguide.org/basic-syntax/" TargetMode="External"/><Relationship Id="rId15" Type="http://schemas.openxmlformats.org/officeDocument/2006/relationships/hyperlink" Target="https://duckduckgo.com" TargetMode="External"/><Relationship Id="rId36" Type="http://schemas.openxmlformats.org/officeDocument/2006/relationships/hyperlink" Target="https://www.markdownguide.org/basic-syntax/" TargetMode="External"/><Relationship Id="rId57" Type="http://schemas.openxmlformats.org/officeDocument/2006/relationships/hyperlink" Target="https://www.markdownguide.org/extended-syntax/" TargetMode="External"/><Relationship Id="rId106" Type="http://schemas.openxmlformats.org/officeDocument/2006/relationships/hyperlink" Target="https://developer.mozilla.org/en-US/docs/Web/HTML/Element/font" TargetMode="External"/><Relationship Id="rId127" Type="http://schemas.openxmlformats.org/officeDocument/2006/relationships/hyperlink" Target="https://www.markdownguide.org/basic-syntax/" TargetMode="External"/><Relationship Id="rId10" Type="http://schemas.openxmlformats.org/officeDocument/2006/relationships/image" Target="media/image1.png"/><Relationship Id="rId31" Type="http://schemas.openxmlformats.org/officeDocument/2006/relationships/hyperlink" Target="https://www.markdownguide.org/basic-syntax/" TargetMode="External"/><Relationship Id="rId52" Type="http://schemas.openxmlformats.org/officeDocument/2006/relationships/hyperlink" Target="https://www.markdownguide.org/extended-syntax/" TargetMode="External"/><Relationship Id="rId73" Type="http://schemas.openxmlformats.org/officeDocument/2006/relationships/hyperlink" Target="https://www.markdownguide.org/basic-syntax" TargetMode="External"/><Relationship Id="rId78" Type="http://schemas.openxmlformats.org/officeDocument/2006/relationships/hyperlink" Target="https://www.markdownguide.org/extended-syntax/" TargetMode="External"/><Relationship Id="rId94" Type="http://schemas.openxmlformats.org/officeDocument/2006/relationships/hyperlink" Target="https://www.markdownguide.org/extended-syntax/" TargetMode="External"/><Relationship Id="rId99" Type="http://schemas.openxmlformats.org/officeDocument/2006/relationships/hyperlink" Target="https://www.markdownguide.org/basic-syntax/" TargetMode="External"/><Relationship Id="rId101" Type="http://schemas.openxmlformats.org/officeDocument/2006/relationships/hyperlink" Target="https://www.markdownguide.org/basic-syntax/" TargetMode="External"/><Relationship Id="rId122" Type="http://schemas.openxmlformats.org/officeDocument/2006/relationships/hyperlink" Target="https://www.markdownguide.org/extended-syntax/" TargetMode="External"/><Relationship Id="rId4" Type="http://schemas.openxmlformats.org/officeDocument/2006/relationships/webSettings" Target="webSettings.xml"/><Relationship Id="rId9" Type="http://schemas.openxmlformats.org/officeDocument/2006/relationships/hyperlink" Target="https://www.markdownguide.org/basic-syntax/" TargetMode="External"/><Relationship Id="rId26" Type="http://schemas.openxmlformats.org/officeDocument/2006/relationships/image" Target="media/image2.jpeg"/><Relationship Id="rId47" Type="http://schemas.openxmlformats.org/officeDocument/2006/relationships/hyperlink" Target="https://www.markdownguide.org/extended-syntax/" TargetMode="External"/><Relationship Id="rId68" Type="http://schemas.openxmlformats.org/officeDocument/2006/relationships/hyperlink" Target="https://www.markdownguide.org/basic-syntax/" TargetMode="External"/><Relationship Id="rId89" Type="http://schemas.openxmlformats.org/officeDocument/2006/relationships/hyperlink" Target="https://www.markdownguide.org/basic-syntax/" TargetMode="External"/><Relationship Id="rId112" Type="http://schemas.openxmlformats.org/officeDocument/2006/relationships/hyperlink" Target="https://www.markdownguide.org/basic-syntax/" TargetMode="External"/><Relationship Id="rId133" Type="http://schemas.openxmlformats.org/officeDocument/2006/relationships/hyperlink" Target="https://www.markdownguide.org/basic-synt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8732</Words>
  <Characters>49773</Characters>
  <Application>Microsoft Office Word</Application>
  <DocSecurity>0</DocSecurity>
  <Lines>414</Lines>
  <Paragraphs>116</Paragraphs>
  <ScaleCrop>false</ScaleCrop>
  <Company>HP</Company>
  <LinksUpToDate>false</LinksUpToDate>
  <CharactersWithSpaces>58389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Sabyasachi</dc:creator>
  <cp:keywords/>
  <dc:description/>
  <cp:lastModifiedBy>Sabyasachi</cp:lastModifiedBy>
  <cp:revision>2</cp:revision>
  <dcterms:created xsi:type="dcterms:W3CDTF">2022-09-24T09:47:00Z</dcterms:created>
  <dcterms:modified xsi:type="dcterms:W3CDTF">2022-09-24T09:52:00Z</dcterms:modified>
</cp:coreProperties>
</file>